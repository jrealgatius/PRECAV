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word/comments.xml" ContentType="application/vnd.openxmlformats-officedocument.wordprocessingml.comment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51D4C" w:rsidRDefault="003D3985" w:rsidP="00F51D4C">
      <w:proofErr w:type="spellStart"/>
      <w:proofErr w:type="gramStart"/>
      <w:r w:rsidRPr="0019308C">
        <w:t>Tabla</w:t>
      </w:r>
      <w:proofErr w:type="spellEnd"/>
      <w:r w:rsidRPr="0019308C">
        <w:t xml:space="preserve"> 1.</w:t>
      </w:r>
      <w:proofErr w:type="gramEnd"/>
      <w:r w:rsidRPr="0019308C">
        <w:t xml:space="preserve"> </w:t>
      </w:r>
      <w:commentRangeStart w:id="0"/>
      <w:proofErr w:type="gramStart"/>
      <w:r w:rsidRPr="00866C1E">
        <w:rPr>
          <w:rFonts w:ascii="Arial Narrow" w:hAnsi="Arial Narrow"/>
          <w:sz w:val="24"/>
          <w:szCs w:val="24"/>
        </w:rPr>
        <w:t xml:space="preserve">Baseline characteristics of individuals </w:t>
      </w:r>
      <w:r>
        <w:rPr>
          <w:rFonts w:ascii="Arial Narrow" w:hAnsi="Arial Narrow"/>
          <w:sz w:val="24"/>
          <w:szCs w:val="24"/>
        </w:rPr>
        <w:t>developing a</w:t>
      </w:r>
      <w:r w:rsidRPr="00866C1E">
        <w:rPr>
          <w:rFonts w:ascii="Arial Narrow" w:hAnsi="Arial Narrow"/>
          <w:sz w:val="24"/>
          <w:szCs w:val="24"/>
        </w:rPr>
        <w:t xml:space="preserve"> first CV during follow-up by age group</w:t>
      </w:r>
      <w:r>
        <w:rPr>
          <w:rFonts w:ascii="Arial Narrow" w:hAnsi="Arial Narrow"/>
          <w:sz w:val="24"/>
          <w:szCs w:val="24"/>
        </w:rPr>
        <w:t xml:space="preserve"> and </w:t>
      </w:r>
      <w:commentRangeStart w:id="1"/>
      <w:commentRangeStart w:id="2"/>
      <w:r>
        <w:rPr>
          <w:rFonts w:ascii="Arial Narrow" w:hAnsi="Arial Narrow"/>
          <w:sz w:val="24"/>
          <w:szCs w:val="24"/>
        </w:rPr>
        <w:t>sex</w:t>
      </w:r>
      <w:commentRangeEnd w:id="1"/>
      <w:r>
        <w:rPr>
          <w:rStyle w:val="Refdecomentario"/>
        </w:rPr>
        <w:commentReference w:id="1"/>
      </w:r>
      <w:commentRangeEnd w:id="2"/>
      <w:r w:rsidR="0019308C">
        <w:rPr>
          <w:rStyle w:val="Refdecomentario"/>
        </w:rPr>
        <w:commentReference w:id="2"/>
      </w:r>
      <w:r w:rsidR="00F51D4C" w:rsidRPr="003D3985">
        <w:t>.</w:t>
      </w:r>
      <w:proofErr w:type="gramEnd"/>
      <w:r w:rsidR="00F51D4C" w:rsidRPr="003D3985">
        <w:t xml:space="preserve"> </w:t>
      </w:r>
      <w:commentRangeEnd w:id="0"/>
      <w:r w:rsidR="00A558B3">
        <w:rPr>
          <w:rStyle w:val="Refdecomentario"/>
        </w:rPr>
        <w:commentReference w:id="0"/>
      </w:r>
    </w:p>
    <w:tbl>
      <w:tblPr>
        <w:tblW w:w="12880" w:type="dxa"/>
        <w:tblInd w:w="55" w:type="dxa"/>
        <w:tblCellMar>
          <w:left w:w="70" w:type="dxa"/>
          <w:right w:w="70" w:type="dxa"/>
        </w:tblCellMar>
        <w:tblLook w:val="04A0"/>
      </w:tblPr>
      <w:tblGrid>
        <w:gridCol w:w="1502"/>
        <w:gridCol w:w="920"/>
        <w:gridCol w:w="1330"/>
        <w:gridCol w:w="1320"/>
        <w:gridCol w:w="1320"/>
        <w:gridCol w:w="1320"/>
        <w:gridCol w:w="1320"/>
        <w:gridCol w:w="1320"/>
        <w:gridCol w:w="862"/>
        <w:gridCol w:w="786"/>
        <w:gridCol w:w="880"/>
      </w:tblGrid>
      <w:tr w:rsidR="00F72635" w:rsidRPr="00F72635" w:rsidTr="000A5C12">
        <w:trPr>
          <w:trHeight w:val="525"/>
        </w:trPr>
        <w:tc>
          <w:tcPr>
            <w:tcW w:w="150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04599D" w:rsidRPr="00F72635" w:rsidRDefault="0004599D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s-ES"/>
              </w:rPr>
            </w:pP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04599D" w:rsidRPr="00F72635" w:rsidRDefault="0004599D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s-ES"/>
              </w:rPr>
            </w:pPr>
          </w:p>
        </w:tc>
        <w:tc>
          <w:tcPr>
            <w:tcW w:w="1330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4599D" w:rsidRPr="00F72635" w:rsidRDefault="0004599D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  <w:t>[ALL]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4599D" w:rsidRPr="00F72635" w:rsidRDefault="0004599D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  <w:t>Y (&lt; 35 y)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4599D" w:rsidRPr="00F72635" w:rsidRDefault="0004599D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  <w:t>EA (35-55/65 y)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4599D" w:rsidRPr="00F72635" w:rsidRDefault="0004599D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  <w:t>MA (55/65-65/70)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4599D" w:rsidRPr="00F72635" w:rsidRDefault="0004599D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  <w:t>YO (65/70-75 y)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4599D" w:rsidRPr="00F72635" w:rsidRDefault="0004599D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  <w:t>MVO (&gt; 75y)</w:t>
            </w:r>
          </w:p>
        </w:tc>
        <w:tc>
          <w:tcPr>
            <w:tcW w:w="86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4599D" w:rsidRPr="00F72635" w:rsidRDefault="000A5C12" w:rsidP="000A5C1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s-ES"/>
              </w:rPr>
            </w:pPr>
            <w:r w:rsidRPr="00F7263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s-ES"/>
              </w:rPr>
              <w:t>p value age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4599D" w:rsidRPr="00F72635" w:rsidRDefault="0004599D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s-ES"/>
              </w:rPr>
            </w:pPr>
            <w:r w:rsidRPr="00F7263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s-ES"/>
              </w:rPr>
              <w:t>N</w:t>
            </w:r>
          </w:p>
        </w:tc>
        <w:tc>
          <w:tcPr>
            <w:tcW w:w="880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4599D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s-ES"/>
              </w:rPr>
            </w:pPr>
            <w:r w:rsidRPr="00F7263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s-ES"/>
              </w:rPr>
              <w:t xml:space="preserve">p value </w:t>
            </w:r>
            <w:r w:rsidR="0004599D" w:rsidRPr="00F7263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s-ES"/>
              </w:rPr>
              <w:t>sex</w:t>
            </w:r>
          </w:p>
        </w:tc>
      </w:tr>
      <w:tr w:rsidR="00F72635" w:rsidRPr="00F72635" w:rsidTr="000A5C12">
        <w:trPr>
          <w:trHeight w:val="315"/>
        </w:trPr>
        <w:tc>
          <w:tcPr>
            <w:tcW w:w="1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s-ES"/>
              </w:rPr>
            </w:pPr>
            <w:r w:rsidRPr="00F7263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s-ES"/>
              </w:rPr>
              <w:t>Number (%)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s-ES"/>
              </w:rPr>
            </w:pPr>
            <w:r w:rsidRPr="00F7263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s-ES"/>
              </w:rPr>
              <w:t>Men</w:t>
            </w:r>
          </w:p>
        </w:tc>
        <w:tc>
          <w:tcPr>
            <w:tcW w:w="1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  <w:t>137338 (53.3%)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  <w:t>1754 (57.5%)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  <w:t>29066 (50.3%)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  <w:t>31897 (71.8%)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  <w:t>34914 (68.7%)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  <w:t>39707 (39.0%)</w:t>
            </w:r>
          </w:p>
        </w:tc>
        <w:tc>
          <w:tcPr>
            <w:tcW w:w="8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</w:tcPr>
          <w:p w:rsidR="000A5C12" w:rsidRPr="00F72635" w:rsidRDefault="000A5C1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72635">
              <w:rPr>
                <w:rFonts w:ascii="Times New Roman" w:hAnsi="Times New Roman" w:cs="Times New Roman"/>
                <w:sz w:val="20"/>
                <w:szCs w:val="20"/>
              </w:rPr>
              <w:t>&lt;0.001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  <w:t>137338</w:t>
            </w:r>
          </w:p>
        </w:tc>
        <w:tc>
          <w:tcPr>
            <w:tcW w:w="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  <w:t>&lt;0.001</w:t>
            </w:r>
          </w:p>
        </w:tc>
      </w:tr>
      <w:tr w:rsidR="00F72635" w:rsidRPr="00F72635" w:rsidTr="000A5C12">
        <w:trPr>
          <w:trHeight w:val="315"/>
        </w:trPr>
        <w:tc>
          <w:tcPr>
            <w:tcW w:w="1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s-ES"/>
              </w:rPr>
            </w:pP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</w:pPr>
            <w:proofErr w:type="spellStart"/>
            <w:r w:rsidRPr="00F7263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  <w:t>Women</w:t>
            </w:r>
            <w:proofErr w:type="spellEnd"/>
          </w:p>
        </w:tc>
        <w:tc>
          <w:tcPr>
            <w:tcW w:w="1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120567 (46.7%)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1297 (42.5%)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28724 (49.7%)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12547 (28.2%)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15884 (31.3%)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62115 (61.0%)</w:t>
            </w:r>
          </w:p>
        </w:tc>
        <w:tc>
          <w:tcPr>
            <w:tcW w:w="8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</w:tcPr>
          <w:p w:rsidR="000A5C12" w:rsidRPr="00F72635" w:rsidRDefault="000A5C1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72635">
              <w:rPr>
                <w:rFonts w:ascii="Times New Roman" w:hAnsi="Times New Roman" w:cs="Times New Roman"/>
                <w:sz w:val="20"/>
                <w:szCs w:val="20"/>
              </w:rPr>
              <w:t>&lt;0.001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</w:p>
        </w:tc>
        <w:tc>
          <w:tcPr>
            <w:tcW w:w="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</w:p>
        </w:tc>
      </w:tr>
      <w:tr w:rsidR="00F72635" w:rsidRPr="00F72635" w:rsidTr="000A5C12">
        <w:trPr>
          <w:trHeight w:val="315"/>
        </w:trPr>
        <w:tc>
          <w:tcPr>
            <w:tcW w:w="1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</w:pPr>
            <w:proofErr w:type="spellStart"/>
            <w:r w:rsidRPr="00F7263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  <w:t>Age</w:t>
            </w:r>
            <w:proofErr w:type="spellEnd"/>
            <w:r w:rsidRPr="00F7263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  <w:t xml:space="preserve"> (</w:t>
            </w:r>
            <w:proofErr w:type="spellStart"/>
            <w:r w:rsidRPr="00F7263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  <w:t>Years</w:t>
            </w:r>
            <w:proofErr w:type="spellEnd"/>
            <w:r w:rsidRPr="00F7263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  <w:t>)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</w:pPr>
            <w:proofErr w:type="spellStart"/>
            <w:r w:rsidRPr="00F7263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  <w:t>Men</w:t>
            </w:r>
            <w:proofErr w:type="spellEnd"/>
          </w:p>
        </w:tc>
        <w:tc>
          <w:tcPr>
            <w:tcW w:w="1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65.8 (13.4)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31.9 (2.17)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47.8 (5.10)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60.2 (2.86)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70.1 (2.97)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81.3 (4.59)</w:t>
            </w:r>
          </w:p>
        </w:tc>
        <w:tc>
          <w:tcPr>
            <w:tcW w:w="8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</w:tcPr>
          <w:p w:rsidR="000A5C12" w:rsidRPr="00F72635" w:rsidRDefault="000A5C1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72635">
              <w:rPr>
                <w:rFonts w:ascii="Times New Roman" w:hAnsi="Times New Roman" w:cs="Times New Roman"/>
                <w:sz w:val="20"/>
                <w:szCs w:val="20"/>
              </w:rPr>
              <w:t>&lt;0.001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137338</w:t>
            </w:r>
          </w:p>
        </w:tc>
        <w:tc>
          <w:tcPr>
            <w:tcW w:w="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&lt;0.001</w:t>
            </w:r>
          </w:p>
        </w:tc>
      </w:tr>
      <w:tr w:rsidR="00F72635" w:rsidRPr="00F72635" w:rsidTr="000A5C12">
        <w:trPr>
          <w:trHeight w:val="315"/>
        </w:trPr>
        <w:tc>
          <w:tcPr>
            <w:tcW w:w="1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</w:pP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</w:pPr>
            <w:proofErr w:type="spellStart"/>
            <w:r w:rsidRPr="00F7263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  <w:t>Women</w:t>
            </w:r>
            <w:proofErr w:type="spellEnd"/>
          </w:p>
        </w:tc>
        <w:tc>
          <w:tcPr>
            <w:tcW w:w="1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72.7 (13.2)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31.6 (2.21)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55.0 (7.62)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67.6 (1.49)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72.8 (1.38)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82.7 (5.11)</w:t>
            </w:r>
          </w:p>
        </w:tc>
        <w:tc>
          <w:tcPr>
            <w:tcW w:w="8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</w:tcPr>
          <w:p w:rsidR="000A5C12" w:rsidRPr="00F72635" w:rsidRDefault="000A5C1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72635">
              <w:rPr>
                <w:rFonts w:ascii="Times New Roman" w:hAnsi="Times New Roman" w:cs="Times New Roman"/>
                <w:sz w:val="20"/>
                <w:szCs w:val="20"/>
              </w:rPr>
              <w:t>&lt;0.001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120567</w:t>
            </w:r>
          </w:p>
        </w:tc>
        <w:tc>
          <w:tcPr>
            <w:tcW w:w="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</w:p>
        </w:tc>
      </w:tr>
      <w:tr w:rsidR="00F72635" w:rsidRPr="00F72635" w:rsidTr="000A5C12">
        <w:trPr>
          <w:trHeight w:val="315"/>
        </w:trPr>
        <w:tc>
          <w:tcPr>
            <w:tcW w:w="1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</w:pPr>
            <w:proofErr w:type="spellStart"/>
            <w:r w:rsidRPr="00F7263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  <w:t>Smoker</w:t>
            </w:r>
            <w:proofErr w:type="spellEnd"/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</w:pPr>
            <w:proofErr w:type="spellStart"/>
            <w:r w:rsidRPr="00F7263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  <w:t>Men</w:t>
            </w:r>
            <w:proofErr w:type="spellEnd"/>
          </w:p>
        </w:tc>
        <w:tc>
          <w:tcPr>
            <w:tcW w:w="1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37087 (35.9%)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652 (64.6%)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12931 (65.7%)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11128 (46.4%)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7983 (28.5%)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4393 (14.4%)</w:t>
            </w:r>
          </w:p>
        </w:tc>
        <w:tc>
          <w:tcPr>
            <w:tcW w:w="8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</w:tcPr>
          <w:p w:rsidR="000A5C12" w:rsidRPr="00F72635" w:rsidRDefault="000A5C1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72635">
              <w:rPr>
                <w:rFonts w:ascii="Times New Roman" w:hAnsi="Times New Roman" w:cs="Times New Roman"/>
                <w:sz w:val="20"/>
                <w:szCs w:val="20"/>
              </w:rPr>
              <w:t>&lt;0.001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103307</w:t>
            </w:r>
          </w:p>
        </w:tc>
        <w:tc>
          <w:tcPr>
            <w:tcW w:w="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&lt;0.001</w:t>
            </w:r>
          </w:p>
        </w:tc>
      </w:tr>
      <w:tr w:rsidR="00F72635" w:rsidRPr="00F72635" w:rsidTr="000A5C12">
        <w:trPr>
          <w:trHeight w:val="315"/>
        </w:trPr>
        <w:tc>
          <w:tcPr>
            <w:tcW w:w="1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</w:pP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</w:pPr>
            <w:proofErr w:type="spellStart"/>
            <w:r w:rsidRPr="00F7263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  <w:t>Women</w:t>
            </w:r>
            <w:proofErr w:type="spellEnd"/>
          </w:p>
        </w:tc>
        <w:tc>
          <w:tcPr>
            <w:tcW w:w="1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9554 (10.3%)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367 (44.0%)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6902 (32.2%)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810 (7.90%)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554 (4.29%)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921 (1.95%)</w:t>
            </w:r>
          </w:p>
        </w:tc>
        <w:tc>
          <w:tcPr>
            <w:tcW w:w="8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</w:tcPr>
          <w:p w:rsidR="000A5C12" w:rsidRPr="00F72635" w:rsidRDefault="000A5C1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72635">
              <w:rPr>
                <w:rFonts w:ascii="Times New Roman" w:hAnsi="Times New Roman" w:cs="Times New Roman"/>
                <w:sz w:val="20"/>
                <w:szCs w:val="20"/>
              </w:rPr>
              <w:t>&lt;0.001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92767</w:t>
            </w:r>
          </w:p>
        </w:tc>
        <w:tc>
          <w:tcPr>
            <w:tcW w:w="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</w:p>
        </w:tc>
      </w:tr>
      <w:tr w:rsidR="00F72635" w:rsidRPr="00F72635" w:rsidTr="000A5C12">
        <w:trPr>
          <w:trHeight w:val="315"/>
        </w:trPr>
        <w:tc>
          <w:tcPr>
            <w:tcW w:w="1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</w:pPr>
            <w:proofErr w:type="spellStart"/>
            <w:r w:rsidRPr="00F7263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  <w:t>Type</w:t>
            </w:r>
            <w:proofErr w:type="spellEnd"/>
            <w:r w:rsidRPr="00F7263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  <w:t xml:space="preserve"> 2 diabetes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</w:pPr>
            <w:proofErr w:type="spellStart"/>
            <w:r w:rsidRPr="00F7263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  <w:t>Men</w:t>
            </w:r>
            <w:proofErr w:type="spellEnd"/>
          </w:p>
        </w:tc>
        <w:tc>
          <w:tcPr>
            <w:tcW w:w="1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31605 (23.0%)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  <w:t>24 (1.37%)*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3446 (11.9%)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7547 (23.7%)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10257 (29.4%)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10331 (26.0%)</w:t>
            </w:r>
          </w:p>
        </w:tc>
        <w:tc>
          <w:tcPr>
            <w:tcW w:w="8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</w:tcPr>
          <w:p w:rsidR="000A5C12" w:rsidRPr="00F72635" w:rsidRDefault="000A5C1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72635">
              <w:rPr>
                <w:rFonts w:ascii="Times New Roman" w:hAnsi="Times New Roman" w:cs="Times New Roman"/>
                <w:sz w:val="20"/>
                <w:szCs w:val="20"/>
              </w:rPr>
              <w:t>&lt;0.001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137338</w:t>
            </w:r>
          </w:p>
        </w:tc>
        <w:tc>
          <w:tcPr>
            <w:tcW w:w="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&lt;0.001</w:t>
            </w:r>
          </w:p>
        </w:tc>
      </w:tr>
      <w:tr w:rsidR="00F72635" w:rsidRPr="00F72635" w:rsidTr="000A5C12">
        <w:trPr>
          <w:trHeight w:val="315"/>
        </w:trPr>
        <w:tc>
          <w:tcPr>
            <w:tcW w:w="1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</w:pP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</w:pPr>
            <w:proofErr w:type="spellStart"/>
            <w:r w:rsidRPr="00F7263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  <w:t>Women</w:t>
            </w:r>
            <w:proofErr w:type="spellEnd"/>
          </w:p>
        </w:tc>
        <w:tc>
          <w:tcPr>
            <w:tcW w:w="1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26459 (21.9%)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  <w:t>33 (2.54%)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4477 (15.6%)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3216 (25.6%)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4347 (27.4%)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14386 (23.2%)</w:t>
            </w:r>
          </w:p>
        </w:tc>
        <w:tc>
          <w:tcPr>
            <w:tcW w:w="8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</w:tcPr>
          <w:p w:rsidR="000A5C12" w:rsidRPr="00F72635" w:rsidRDefault="000A5C1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72635">
              <w:rPr>
                <w:rFonts w:ascii="Times New Roman" w:hAnsi="Times New Roman" w:cs="Times New Roman"/>
                <w:sz w:val="20"/>
                <w:szCs w:val="20"/>
              </w:rPr>
              <w:t>&lt;0.001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120567</w:t>
            </w:r>
          </w:p>
        </w:tc>
        <w:tc>
          <w:tcPr>
            <w:tcW w:w="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</w:p>
        </w:tc>
      </w:tr>
      <w:tr w:rsidR="00F72635" w:rsidRPr="00F72635" w:rsidTr="000A5C12">
        <w:trPr>
          <w:trHeight w:val="525"/>
        </w:trPr>
        <w:tc>
          <w:tcPr>
            <w:tcW w:w="1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  <w:t xml:space="preserve">Total </w:t>
            </w:r>
            <w:proofErr w:type="spellStart"/>
            <w:r w:rsidRPr="00F7263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  <w:t>cholesterol</w:t>
            </w:r>
            <w:proofErr w:type="spellEnd"/>
            <w:r w:rsidRPr="00F7263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  <w:t xml:space="preserve"> (mg/dl)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</w:pPr>
            <w:proofErr w:type="spellStart"/>
            <w:r w:rsidRPr="00F7263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  <w:t>Men</w:t>
            </w:r>
            <w:proofErr w:type="spellEnd"/>
          </w:p>
        </w:tc>
        <w:tc>
          <w:tcPr>
            <w:tcW w:w="1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201 (40.0)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199 (51.5)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  <w:t>217 (45.9)*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209 (41.2)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199 (37.3)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192 (36.2)</w:t>
            </w:r>
          </w:p>
        </w:tc>
        <w:tc>
          <w:tcPr>
            <w:tcW w:w="8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</w:tcPr>
          <w:p w:rsidR="000A5C12" w:rsidRPr="00F72635" w:rsidRDefault="000A5C1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72635">
              <w:rPr>
                <w:rFonts w:ascii="Times New Roman" w:hAnsi="Times New Roman" w:cs="Times New Roman"/>
                <w:sz w:val="20"/>
                <w:szCs w:val="20"/>
              </w:rPr>
              <w:t>&lt;0.001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65667</w:t>
            </w:r>
          </w:p>
        </w:tc>
        <w:tc>
          <w:tcPr>
            <w:tcW w:w="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&lt;0.001</w:t>
            </w:r>
          </w:p>
        </w:tc>
      </w:tr>
      <w:tr w:rsidR="00F72635" w:rsidRPr="00F72635" w:rsidTr="000A5C12">
        <w:trPr>
          <w:trHeight w:val="315"/>
        </w:trPr>
        <w:tc>
          <w:tcPr>
            <w:tcW w:w="1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</w:pP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</w:pPr>
            <w:proofErr w:type="spellStart"/>
            <w:r w:rsidRPr="00F7263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  <w:t>Women</w:t>
            </w:r>
            <w:proofErr w:type="spellEnd"/>
          </w:p>
        </w:tc>
        <w:tc>
          <w:tcPr>
            <w:tcW w:w="1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211 (38.5)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184 (37.3)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  <w:t>219 (41.2)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214 (38.2)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212 (37.0)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208 (37.3)</w:t>
            </w:r>
          </w:p>
        </w:tc>
        <w:tc>
          <w:tcPr>
            <w:tcW w:w="8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</w:tcPr>
          <w:p w:rsidR="000A5C12" w:rsidRPr="00F72635" w:rsidRDefault="000A5C1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72635">
              <w:rPr>
                <w:rFonts w:ascii="Times New Roman" w:hAnsi="Times New Roman" w:cs="Times New Roman"/>
                <w:sz w:val="20"/>
                <w:szCs w:val="20"/>
              </w:rPr>
              <w:t>&lt;0.001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67030</w:t>
            </w:r>
          </w:p>
        </w:tc>
        <w:tc>
          <w:tcPr>
            <w:tcW w:w="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</w:p>
        </w:tc>
      </w:tr>
      <w:tr w:rsidR="00F72635" w:rsidRPr="00F72635" w:rsidTr="000A5C12">
        <w:trPr>
          <w:trHeight w:val="525"/>
        </w:trPr>
        <w:tc>
          <w:tcPr>
            <w:tcW w:w="1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  <w:t xml:space="preserve">HDL </w:t>
            </w:r>
            <w:proofErr w:type="spellStart"/>
            <w:r w:rsidRPr="00F7263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  <w:t>cholesterol</w:t>
            </w:r>
            <w:proofErr w:type="spellEnd"/>
            <w:r w:rsidRPr="00F7263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  <w:t xml:space="preserve"> (mg/dl)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</w:pPr>
            <w:proofErr w:type="spellStart"/>
            <w:r w:rsidRPr="00F7263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  <w:t>Men</w:t>
            </w:r>
            <w:proofErr w:type="spellEnd"/>
          </w:p>
        </w:tc>
        <w:tc>
          <w:tcPr>
            <w:tcW w:w="1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49.0 (13.0)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45.8 (12.9)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45.8 (13.0)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47.9 (12.7)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49.6 (13.0)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50.4 (13.0)</w:t>
            </w:r>
          </w:p>
        </w:tc>
        <w:tc>
          <w:tcPr>
            <w:tcW w:w="8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</w:tcPr>
          <w:p w:rsidR="000A5C12" w:rsidRPr="00F72635" w:rsidRDefault="000A5C1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72635">
              <w:rPr>
                <w:rFonts w:ascii="Times New Roman" w:hAnsi="Times New Roman" w:cs="Times New Roman"/>
                <w:sz w:val="20"/>
                <w:szCs w:val="20"/>
              </w:rPr>
              <w:t>&lt;0.001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52785</w:t>
            </w:r>
          </w:p>
        </w:tc>
        <w:tc>
          <w:tcPr>
            <w:tcW w:w="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&lt;0.001</w:t>
            </w:r>
          </w:p>
        </w:tc>
      </w:tr>
      <w:tr w:rsidR="00F72635" w:rsidRPr="00F72635" w:rsidTr="000A5C12">
        <w:trPr>
          <w:trHeight w:val="315"/>
        </w:trPr>
        <w:tc>
          <w:tcPr>
            <w:tcW w:w="1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</w:pP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</w:pPr>
            <w:proofErr w:type="spellStart"/>
            <w:r w:rsidRPr="00F7263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  <w:t>Women</w:t>
            </w:r>
            <w:proofErr w:type="spellEnd"/>
          </w:p>
        </w:tc>
        <w:tc>
          <w:tcPr>
            <w:tcW w:w="1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57.2 (14.4)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54.7 (16.1)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56.3 (14.7)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56.7 (14.2)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56.9 (13.8)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57.8 (14.5)</w:t>
            </w:r>
          </w:p>
        </w:tc>
        <w:tc>
          <w:tcPr>
            <w:tcW w:w="8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</w:tcPr>
          <w:p w:rsidR="000A5C12" w:rsidRPr="00F72635" w:rsidRDefault="000A5C1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72635">
              <w:rPr>
                <w:rFonts w:ascii="Times New Roman" w:hAnsi="Times New Roman" w:cs="Times New Roman"/>
                <w:sz w:val="20"/>
                <w:szCs w:val="20"/>
              </w:rPr>
              <w:t>&lt;0.001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54536</w:t>
            </w:r>
          </w:p>
        </w:tc>
        <w:tc>
          <w:tcPr>
            <w:tcW w:w="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</w:p>
        </w:tc>
      </w:tr>
      <w:tr w:rsidR="00F72635" w:rsidRPr="00F72635" w:rsidTr="000A5C12">
        <w:trPr>
          <w:trHeight w:val="525"/>
        </w:trPr>
        <w:tc>
          <w:tcPr>
            <w:tcW w:w="1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  <w:t xml:space="preserve">LDL </w:t>
            </w:r>
            <w:proofErr w:type="spellStart"/>
            <w:r w:rsidRPr="00F7263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  <w:t>cholesterol</w:t>
            </w:r>
            <w:proofErr w:type="spellEnd"/>
            <w:r w:rsidRPr="00F7263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  <w:t xml:space="preserve"> (mg/dl)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</w:pPr>
            <w:proofErr w:type="spellStart"/>
            <w:r w:rsidRPr="00F7263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  <w:t>Men</w:t>
            </w:r>
            <w:proofErr w:type="spellEnd"/>
          </w:p>
        </w:tc>
        <w:tc>
          <w:tcPr>
            <w:tcW w:w="1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125 (34.6)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126 (39.3)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  <w:t>137 (37.9)</w:t>
            </w:r>
            <w:proofErr w:type="spellStart"/>
            <w:r w:rsidRPr="00F7263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vertAlign w:val="superscript"/>
                <w:lang w:val="es-ES" w:eastAsia="es-ES"/>
              </w:rPr>
              <w:t>ns</w:t>
            </w:r>
            <w:proofErr w:type="spellEnd"/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  <w:t>130 (35.8)</w:t>
            </w:r>
            <w:proofErr w:type="spellStart"/>
            <w:r w:rsidRPr="00F7263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vertAlign w:val="superscript"/>
                <w:lang w:val="es-ES" w:eastAsia="es-ES"/>
              </w:rPr>
              <w:t>ns</w:t>
            </w:r>
            <w:proofErr w:type="spellEnd"/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124 (33.3)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119 (32.0)</w:t>
            </w:r>
          </w:p>
        </w:tc>
        <w:tc>
          <w:tcPr>
            <w:tcW w:w="8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</w:tcPr>
          <w:p w:rsidR="000A5C12" w:rsidRPr="00F72635" w:rsidRDefault="000A5C1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72635">
              <w:rPr>
                <w:rFonts w:ascii="Times New Roman" w:hAnsi="Times New Roman" w:cs="Times New Roman"/>
                <w:sz w:val="20"/>
                <w:szCs w:val="20"/>
              </w:rPr>
              <w:t>&lt;0.001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52785</w:t>
            </w:r>
          </w:p>
        </w:tc>
        <w:tc>
          <w:tcPr>
            <w:tcW w:w="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&lt;0.001</w:t>
            </w:r>
          </w:p>
        </w:tc>
      </w:tr>
      <w:tr w:rsidR="00F72635" w:rsidRPr="00F72635" w:rsidTr="000A5C12">
        <w:trPr>
          <w:trHeight w:val="315"/>
        </w:trPr>
        <w:tc>
          <w:tcPr>
            <w:tcW w:w="1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</w:pP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</w:pPr>
            <w:proofErr w:type="spellStart"/>
            <w:r w:rsidRPr="00F7263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  <w:t>Women</w:t>
            </w:r>
            <w:proofErr w:type="spellEnd"/>
          </w:p>
        </w:tc>
        <w:tc>
          <w:tcPr>
            <w:tcW w:w="1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129 (34.0)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111 (34.7)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  <w:t>137 (36.4)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  <w:t>130 (34.3)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128 (32.9)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126 (32.8)</w:t>
            </w:r>
          </w:p>
        </w:tc>
        <w:tc>
          <w:tcPr>
            <w:tcW w:w="8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</w:tcPr>
          <w:p w:rsidR="000A5C12" w:rsidRPr="00F72635" w:rsidRDefault="000A5C1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72635">
              <w:rPr>
                <w:rFonts w:ascii="Times New Roman" w:hAnsi="Times New Roman" w:cs="Times New Roman"/>
                <w:sz w:val="20"/>
                <w:szCs w:val="20"/>
              </w:rPr>
              <w:t>&lt;0.001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54536</w:t>
            </w:r>
          </w:p>
        </w:tc>
        <w:tc>
          <w:tcPr>
            <w:tcW w:w="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</w:p>
        </w:tc>
      </w:tr>
      <w:tr w:rsidR="00F72635" w:rsidRPr="00F72635" w:rsidTr="000A5C12">
        <w:trPr>
          <w:trHeight w:val="315"/>
        </w:trPr>
        <w:tc>
          <w:tcPr>
            <w:tcW w:w="1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</w:pPr>
            <w:proofErr w:type="spellStart"/>
            <w:r w:rsidRPr="00F7263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  <w:lastRenderedPageBreak/>
              <w:t>Statin</w:t>
            </w:r>
            <w:proofErr w:type="spellEnd"/>
            <w:r w:rsidRPr="00F7263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  <w:t xml:space="preserve"> </w:t>
            </w:r>
            <w:proofErr w:type="spellStart"/>
            <w:r w:rsidRPr="00F7263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  <w:t>treatment</w:t>
            </w:r>
            <w:proofErr w:type="spellEnd"/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</w:pPr>
            <w:proofErr w:type="spellStart"/>
            <w:r w:rsidRPr="00F7263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  <w:t>Men</w:t>
            </w:r>
            <w:proofErr w:type="spellEnd"/>
          </w:p>
        </w:tc>
        <w:tc>
          <w:tcPr>
            <w:tcW w:w="1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40934 (29.8%)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  <w:t>81 (4.62%)*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5640 (19.4%)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10804 (33.9%)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13476 (38.6%)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10933 (27.5%)</w:t>
            </w:r>
          </w:p>
        </w:tc>
        <w:tc>
          <w:tcPr>
            <w:tcW w:w="8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</w:tcPr>
          <w:p w:rsidR="000A5C12" w:rsidRPr="00F72635" w:rsidRDefault="000A5C1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72635">
              <w:rPr>
                <w:rFonts w:ascii="Times New Roman" w:hAnsi="Times New Roman" w:cs="Times New Roman"/>
                <w:sz w:val="20"/>
                <w:szCs w:val="20"/>
              </w:rPr>
              <w:t>&lt;0.001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137338</w:t>
            </w:r>
          </w:p>
        </w:tc>
        <w:tc>
          <w:tcPr>
            <w:tcW w:w="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&lt;0.001</w:t>
            </w:r>
          </w:p>
        </w:tc>
      </w:tr>
      <w:tr w:rsidR="00F72635" w:rsidRPr="00F72635" w:rsidTr="000A5C12">
        <w:trPr>
          <w:trHeight w:val="315"/>
        </w:trPr>
        <w:tc>
          <w:tcPr>
            <w:tcW w:w="1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</w:pP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</w:pPr>
            <w:proofErr w:type="spellStart"/>
            <w:r w:rsidRPr="00F7263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  <w:t>Women</w:t>
            </w:r>
            <w:proofErr w:type="spellEnd"/>
          </w:p>
        </w:tc>
        <w:tc>
          <w:tcPr>
            <w:tcW w:w="1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37775 (31.3%)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  <w:t>37 (2.85%)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8156 (28.4%)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5184 (41.3%)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6562 (41.3%)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17836 (28.7%)</w:t>
            </w:r>
          </w:p>
        </w:tc>
        <w:tc>
          <w:tcPr>
            <w:tcW w:w="8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00"/>
            <w:noWrap/>
          </w:tcPr>
          <w:p w:rsidR="000A5C12" w:rsidRPr="00F72635" w:rsidRDefault="000A5C1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72635">
              <w:rPr>
                <w:rFonts w:ascii="Times New Roman" w:hAnsi="Times New Roman" w:cs="Times New Roman"/>
                <w:sz w:val="20"/>
                <w:szCs w:val="20"/>
              </w:rPr>
              <w:t>&lt;0.001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120567</w:t>
            </w:r>
          </w:p>
        </w:tc>
        <w:tc>
          <w:tcPr>
            <w:tcW w:w="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</w:p>
        </w:tc>
      </w:tr>
      <w:tr w:rsidR="00F72635" w:rsidRPr="00F72635" w:rsidTr="000A5C12">
        <w:trPr>
          <w:trHeight w:val="315"/>
        </w:trPr>
        <w:tc>
          <w:tcPr>
            <w:tcW w:w="1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</w:pPr>
            <w:proofErr w:type="spellStart"/>
            <w:r w:rsidRPr="00F7263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  <w:t>Hypertension</w:t>
            </w:r>
            <w:proofErr w:type="spellEnd"/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</w:pPr>
            <w:proofErr w:type="spellStart"/>
            <w:r w:rsidRPr="00F7263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  <w:t>Men</w:t>
            </w:r>
            <w:proofErr w:type="spellEnd"/>
          </w:p>
        </w:tc>
        <w:tc>
          <w:tcPr>
            <w:tcW w:w="1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63316 (46.1%)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104 (5.93%)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6677 (23.0%)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13252 (41.5%)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19285 (55.2%)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23998 (60.4%)</w:t>
            </w:r>
          </w:p>
        </w:tc>
        <w:tc>
          <w:tcPr>
            <w:tcW w:w="8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</w:tcPr>
          <w:p w:rsidR="000A5C12" w:rsidRPr="00F72635" w:rsidRDefault="000A5C1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72635">
              <w:rPr>
                <w:rFonts w:ascii="Times New Roman" w:hAnsi="Times New Roman" w:cs="Times New Roman"/>
                <w:sz w:val="20"/>
                <w:szCs w:val="20"/>
              </w:rPr>
              <w:t>&lt;0.001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137338</w:t>
            </w:r>
          </w:p>
        </w:tc>
        <w:tc>
          <w:tcPr>
            <w:tcW w:w="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&lt;0.001</w:t>
            </w:r>
          </w:p>
        </w:tc>
      </w:tr>
      <w:tr w:rsidR="00F72635" w:rsidRPr="00F72635" w:rsidTr="000A5C12">
        <w:trPr>
          <w:trHeight w:val="315"/>
        </w:trPr>
        <w:tc>
          <w:tcPr>
            <w:tcW w:w="1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</w:pP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</w:pPr>
            <w:proofErr w:type="spellStart"/>
            <w:r w:rsidRPr="00F7263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  <w:t>Women</w:t>
            </w:r>
            <w:proofErr w:type="spellEnd"/>
          </w:p>
        </w:tc>
        <w:tc>
          <w:tcPr>
            <w:tcW w:w="1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72315 (60.0%)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59 (4.55%)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10608 (36.9%)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7626 (60.8%)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10675 (67.2%)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43347 (69.8%)</w:t>
            </w:r>
          </w:p>
        </w:tc>
        <w:tc>
          <w:tcPr>
            <w:tcW w:w="8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</w:tcPr>
          <w:p w:rsidR="000A5C12" w:rsidRPr="00F72635" w:rsidRDefault="000A5C1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72635">
              <w:rPr>
                <w:rFonts w:ascii="Times New Roman" w:hAnsi="Times New Roman" w:cs="Times New Roman"/>
                <w:sz w:val="20"/>
                <w:szCs w:val="20"/>
              </w:rPr>
              <w:t>&lt;0.001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120567</w:t>
            </w:r>
          </w:p>
        </w:tc>
        <w:tc>
          <w:tcPr>
            <w:tcW w:w="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</w:p>
        </w:tc>
      </w:tr>
      <w:tr w:rsidR="00F72635" w:rsidRPr="00F72635" w:rsidTr="000A5C12">
        <w:trPr>
          <w:trHeight w:val="525"/>
        </w:trPr>
        <w:tc>
          <w:tcPr>
            <w:tcW w:w="1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  <w:t>Anti-</w:t>
            </w:r>
            <w:proofErr w:type="spellStart"/>
            <w:r w:rsidRPr="00F7263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  <w:t>hipertensive</w:t>
            </w:r>
            <w:proofErr w:type="spellEnd"/>
            <w:r w:rsidRPr="00F7263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  <w:t xml:space="preserve"> </w:t>
            </w:r>
            <w:proofErr w:type="spellStart"/>
            <w:r w:rsidRPr="00F7263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  <w:t>meds</w:t>
            </w:r>
            <w:proofErr w:type="spellEnd"/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</w:pPr>
            <w:proofErr w:type="spellStart"/>
            <w:r w:rsidRPr="00F7263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  <w:t>Men</w:t>
            </w:r>
            <w:proofErr w:type="spellEnd"/>
          </w:p>
        </w:tc>
        <w:tc>
          <w:tcPr>
            <w:tcW w:w="1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76958 (56.0%)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  <w:t>218 (12.4%)</w:t>
            </w:r>
            <w:proofErr w:type="spellStart"/>
            <w:r w:rsidRPr="00F7263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vertAlign w:val="superscript"/>
                <w:lang w:val="es-ES" w:eastAsia="es-ES"/>
              </w:rPr>
              <w:t>ns</w:t>
            </w:r>
            <w:proofErr w:type="spellEnd"/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9540 (32.8%)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17054 (53.5%)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22969 (65.8%)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27177 (68.4%)</w:t>
            </w:r>
          </w:p>
        </w:tc>
        <w:tc>
          <w:tcPr>
            <w:tcW w:w="8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</w:tcPr>
          <w:p w:rsidR="000A5C12" w:rsidRPr="00F72635" w:rsidRDefault="000A5C1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72635">
              <w:rPr>
                <w:rFonts w:ascii="Times New Roman" w:hAnsi="Times New Roman" w:cs="Times New Roman"/>
                <w:sz w:val="20"/>
                <w:szCs w:val="20"/>
              </w:rPr>
              <w:t>&lt;0.001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137338</w:t>
            </w:r>
          </w:p>
        </w:tc>
        <w:tc>
          <w:tcPr>
            <w:tcW w:w="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&lt;0.001</w:t>
            </w:r>
          </w:p>
        </w:tc>
      </w:tr>
      <w:tr w:rsidR="00F72635" w:rsidRPr="00F72635" w:rsidTr="000A5C12">
        <w:trPr>
          <w:trHeight w:val="315"/>
        </w:trPr>
        <w:tc>
          <w:tcPr>
            <w:tcW w:w="1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</w:pP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</w:pPr>
            <w:proofErr w:type="spellStart"/>
            <w:r w:rsidRPr="00F7263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  <w:t>Women</w:t>
            </w:r>
            <w:proofErr w:type="spellEnd"/>
          </w:p>
        </w:tc>
        <w:tc>
          <w:tcPr>
            <w:tcW w:w="1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82062 (68.1%)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  <w:t>140 (10.8%)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13847 (48.2%)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8933 (71.2%)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11979 (75.4%)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47163 (75.9%)</w:t>
            </w:r>
          </w:p>
        </w:tc>
        <w:tc>
          <w:tcPr>
            <w:tcW w:w="8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</w:tcPr>
          <w:p w:rsidR="000A5C12" w:rsidRPr="00F72635" w:rsidRDefault="000A5C1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72635">
              <w:rPr>
                <w:rFonts w:ascii="Times New Roman" w:hAnsi="Times New Roman" w:cs="Times New Roman"/>
                <w:sz w:val="20"/>
                <w:szCs w:val="20"/>
              </w:rPr>
              <w:t>&lt;0.001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120567</w:t>
            </w:r>
          </w:p>
        </w:tc>
        <w:tc>
          <w:tcPr>
            <w:tcW w:w="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</w:p>
        </w:tc>
      </w:tr>
      <w:tr w:rsidR="00F72635" w:rsidRPr="00F72635" w:rsidTr="000A5C12">
        <w:trPr>
          <w:trHeight w:val="525"/>
        </w:trPr>
        <w:tc>
          <w:tcPr>
            <w:tcW w:w="1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</w:pPr>
            <w:proofErr w:type="spellStart"/>
            <w:r w:rsidRPr="00F7263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  <w:t>Systolic</w:t>
            </w:r>
            <w:proofErr w:type="spellEnd"/>
            <w:r w:rsidRPr="00F7263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  <w:t xml:space="preserve"> </w:t>
            </w:r>
            <w:proofErr w:type="spellStart"/>
            <w:r w:rsidRPr="00F7263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  <w:t>Blood</w:t>
            </w:r>
            <w:proofErr w:type="spellEnd"/>
            <w:r w:rsidRPr="00F7263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  <w:t xml:space="preserve"> </w:t>
            </w:r>
            <w:proofErr w:type="spellStart"/>
            <w:r w:rsidRPr="00F7263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  <w:t>Pressure</w:t>
            </w:r>
            <w:proofErr w:type="spellEnd"/>
            <w:r w:rsidRPr="00F7263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  <w:t xml:space="preserve"> (</w:t>
            </w:r>
            <w:proofErr w:type="spellStart"/>
            <w:r w:rsidRPr="00F7263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  <w:t>mmHg</w:t>
            </w:r>
            <w:proofErr w:type="spellEnd"/>
            <w:r w:rsidRPr="00F7263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  <w:t>)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</w:pPr>
            <w:proofErr w:type="spellStart"/>
            <w:r w:rsidRPr="00F7263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  <w:t>Men</w:t>
            </w:r>
            <w:proofErr w:type="spellEnd"/>
          </w:p>
        </w:tc>
        <w:tc>
          <w:tcPr>
            <w:tcW w:w="1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136 (15.9)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128 (16.0)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134 (16.1)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136 (15.9)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  <w:t>137 (15.8)</w:t>
            </w:r>
            <w:proofErr w:type="spellStart"/>
            <w:r w:rsidRPr="00F7263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vertAlign w:val="superscript"/>
                <w:lang w:val="es-ES" w:eastAsia="es-ES"/>
              </w:rPr>
              <w:t>ns</w:t>
            </w:r>
            <w:proofErr w:type="spellEnd"/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137 (15.8)</w:t>
            </w:r>
          </w:p>
        </w:tc>
        <w:tc>
          <w:tcPr>
            <w:tcW w:w="8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</w:tcPr>
          <w:p w:rsidR="000A5C12" w:rsidRPr="00F72635" w:rsidRDefault="000A5C1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72635">
              <w:rPr>
                <w:rFonts w:ascii="Times New Roman" w:hAnsi="Times New Roman" w:cs="Times New Roman"/>
                <w:sz w:val="20"/>
                <w:szCs w:val="20"/>
              </w:rPr>
              <w:t>&lt;0.001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72723</w:t>
            </w:r>
          </w:p>
        </w:tc>
        <w:tc>
          <w:tcPr>
            <w:tcW w:w="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0.058</w:t>
            </w:r>
          </w:p>
        </w:tc>
      </w:tr>
      <w:tr w:rsidR="00F72635" w:rsidRPr="00F72635" w:rsidTr="000A5C12">
        <w:trPr>
          <w:trHeight w:val="315"/>
        </w:trPr>
        <w:tc>
          <w:tcPr>
            <w:tcW w:w="1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</w:pP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</w:pPr>
            <w:proofErr w:type="spellStart"/>
            <w:r w:rsidRPr="00F7263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  <w:t>Women</w:t>
            </w:r>
            <w:proofErr w:type="spellEnd"/>
          </w:p>
        </w:tc>
        <w:tc>
          <w:tcPr>
            <w:tcW w:w="1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136 (16.6)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118 (13.3)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132 (16.8)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135 (15.7)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  <w:t>137 (15.9)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138 (16.5)</w:t>
            </w:r>
          </w:p>
        </w:tc>
        <w:tc>
          <w:tcPr>
            <w:tcW w:w="8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</w:tcPr>
          <w:p w:rsidR="000A5C12" w:rsidRPr="00F72635" w:rsidRDefault="000A5C1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72635">
              <w:rPr>
                <w:rFonts w:ascii="Times New Roman" w:hAnsi="Times New Roman" w:cs="Times New Roman"/>
                <w:sz w:val="20"/>
                <w:szCs w:val="20"/>
              </w:rPr>
              <w:t>&lt;0.001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75088</w:t>
            </w:r>
          </w:p>
        </w:tc>
        <w:tc>
          <w:tcPr>
            <w:tcW w:w="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</w:p>
        </w:tc>
      </w:tr>
      <w:tr w:rsidR="00F72635" w:rsidRPr="00F72635" w:rsidTr="000A5C12">
        <w:trPr>
          <w:trHeight w:val="525"/>
        </w:trPr>
        <w:tc>
          <w:tcPr>
            <w:tcW w:w="1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</w:pPr>
            <w:proofErr w:type="spellStart"/>
            <w:r w:rsidRPr="00F7263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  <w:t>Diastolic</w:t>
            </w:r>
            <w:proofErr w:type="spellEnd"/>
            <w:r w:rsidRPr="00F7263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  <w:t xml:space="preserve"> </w:t>
            </w:r>
            <w:proofErr w:type="spellStart"/>
            <w:r w:rsidRPr="00F7263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  <w:t>Blood</w:t>
            </w:r>
            <w:proofErr w:type="spellEnd"/>
            <w:r w:rsidRPr="00F7263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  <w:t xml:space="preserve"> </w:t>
            </w:r>
            <w:proofErr w:type="spellStart"/>
            <w:r w:rsidRPr="00F7263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  <w:t>Pressure</w:t>
            </w:r>
            <w:proofErr w:type="spellEnd"/>
            <w:r w:rsidRPr="00F7263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  <w:t xml:space="preserve"> (</w:t>
            </w:r>
            <w:proofErr w:type="spellStart"/>
            <w:r w:rsidRPr="00F7263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  <w:t>mmHg</w:t>
            </w:r>
            <w:proofErr w:type="spellEnd"/>
            <w:r w:rsidRPr="00F7263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  <w:t>)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</w:pPr>
            <w:proofErr w:type="spellStart"/>
            <w:r w:rsidRPr="00F7263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  <w:t>Men</w:t>
            </w:r>
            <w:proofErr w:type="spellEnd"/>
          </w:p>
        </w:tc>
        <w:tc>
          <w:tcPr>
            <w:tcW w:w="1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76.5 (9.97)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78.2 (12.4)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82.2 (10.5)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79.6 (9.50)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  <w:t>76.3 (9.19)*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73.1 (9.25)</w:t>
            </w:r>
          </w:p>
        </w:tc>
        <w:tc>
          <w:tcPr>
            <w:tcW w:w="8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</w:tcPr>
          <w:p w:rsidR="000A5C12" w:rsidRPr="00F72635" w:rsidRDefault="000A5C1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72635">
              <w:rPr>
                <w:rFonts w:ascii="Times New Roman" w:hAnsi="Times New Roman" w:cs="Times New Roman"/>
                <w:sz w:val="20"/>
                <w:szCs w:val="20"/>
              </w:rPr>
              <w:t>&lt;0.001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72723</w:t>
            </w:r>
          </w:p>
        </w:tc>
        <w:tc>
          <w:tcPr>
            <w:tcW w:w="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&lt;0.001</w:t>
            </w:r>
          </w:p>
        </w:tc>
      </w:tr>
      <w:tr w:rsidR="00F72635" w:rsidRPr="00F72635" w:rsidTr="000A5C12">
        <w:trPr>
          <w:trHeight w:val="315"/>
        </w:trPr>
        <w:tc>
          <w:tcPr>
            <w:tcW w:w="1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</w:pP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</w:pPr>
            <w:proofErr w:type="spellStart"/>
            <w:r w:rsidRPr="00F7263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  <w:t>Women</w:t>
            </w:r>
            <w:proofErr w:type="spellEnd"/>
          </w:p>
        </w:tc>
        <w:tc>
          <w:tcPr>
            <w:tcW w:w="1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75.5 (9.69)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72.7 (10.5)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78.9 (9.98)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77.1 (9.22)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  <w:t>76.0 (9.27)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73.9 (9.42)</w:t>
            </w:r>
          </w:p>
        </w:tc>
        <w:tc>
          <w:tcPr>
            <w:tcW w:w="8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</w:tcPr>
          <w:p w:rsidR="000A5C12" w:rsidRPr="00F72635" w:rsidRDefault="000A5C1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72635">
              <w:rPr>
                <w:rFonts w:ascii="Times New Roman" w:hAnsi="Times New Roman" w:cs="Times New Roman"/>
                <w:sz w:val="20"/>
                <w:szCs w:val="20"/>
              </w:rPr>
              <w:t>&lt;0.001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75088</w:t>
            </w:r>
          </w:p>
        </w:tc>
        <w:tc>
          <w:tcPr>
            <w:tcW w:w="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</w:p>
        </w:tc>
      </w:tr>
      <w:tr w:rsidR="00F72635" w:rsidRPr="00F72635" w:rsidTr="000A5C12">
        <w:trPr>
          <w:trHeight w:val="525"/>
        </w:trPr>
        <w:tc>
          <w:tcPr>
            <w:tcW w:w="1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</w:pPr>
            <w:proofErr w:type="spellStart"/>
            <w:r w:rsidRPr="00F7263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  <w:t>Triglycerides</w:t>
            </w:r>
            <w:proofErr w:type="spellEnd"/>
            <w:r w:rsidRPr="00F7263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  <w:t xml:space="preserve"> (mg/dl)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</w:pPr>
            <w:proofErr w:type="spellStart"/>
            <w:r w:rsidRPr="00F7263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  <w:t>Men</w:t>
            </w:r>
            <w:proofErr w:type="spellEnd"/>
          </w:p>
        </w:tc>
        <w:tc>
          <w:tcPr>
            <w:tcW w:w="1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146 (103)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182 (197)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197 (163)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165 (118)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138 (77.9)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121 (64.8)</w:t>
            </w:r>
          </w:p>
        </w:tc>
        <w:tc>
          <w:tcPr>
            <w:tcW w:w="8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</w:tcPr>
          <w:p w:rsidR="000A5C12" w:rsidRPr="00F72635" w:rsidRDefault="000A5C1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72635">
              <w:rPr>
                <w:rFonts w:ascii="Times New Roman" w:hAnsi="Times New Roman" w:cs="Times New Roman"/>
                <w:sz w:val="20"/>
                <w:szCs w:val="20"/>
              </w:rPr>
              <w:t>&lt;0.001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57362</w:t>
            </w:r>
          </w:p>
        </w:tc>
        <w:tc>
          <w:tcPr>
            <w:tcW w:w="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&lt;0.001</w:t>
            </w:r>
          </w:p>
        </w:tc>
      </w:tr>
      <w:tr w:rsidR="00F72635" w:rsidRPr="00F72635" w:rsidTr="000A5C12">
        <w:trPr>
          <w:trHeight w:val="315"/>
        </w:trPr>
        <w:tc>
          <w:tcPr>
            <w:tcW w:w="1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</w:pP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</w:pPr>
            <w:proofErr w:type="spellStart"/>
            <w:r w:rsidRPr="00F7263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  <w:t>Women</w:t>
            </w:r>
            <w:proofErr w:type="spellEnd"/>
          </w:p>
        </w:tc>
        <w:tc>
          <w:tcPr>
            <w:tcW w:w="1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135 (73.8)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112 (56.7)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143 (99.6)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139 (74.0)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137 (68.2)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130 (62.6)</w:t>
            </w:r>
          </w:p>
        </w:tc>
        <w:tc>
          <w:tcPr>
            <w:tcW w:w="8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</w:tcPr>
          <w:p w:rsidR="000A5C12" w:rsidRPr="00F72635" w:rsidRDefault="000A5C1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72635">
              <w:rPr>
                <w:rFonts w:ascii="Times New Roman" w:hAnsi="Times New Roman" w:cs="Times New Roman"/>
                <w:sz w:val="20"/>
                <w:szCs w:val="20"/>
              </w:rPr>
              <w:t>&lt;0.001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58255</w:t>
            </w:r>
          </w:p>
        </w:tc>
        <w:tc>
          <w:tcPr>
            <w:tcW w:w="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</w:p>
        </w:tc>
      </w:tr>
      <w:tr w:rsidR="00F72635" w:rsidRPr="00F72635" w:rsidTr="000A5C12">
        <w:trPr>
          <w:trHeight w:val="525"/>
        </w:trPr>
        <w:tc>
          <w:tcPr>
            <w:tcW w:w="1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</w:pPr>
            <w:proofErr w:type="spellStart"/>
            <w:r w:rsidRPr="00F7263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  <w:t>Triglyc</w:t>
            </w:r>
            <w:proofErr w:type="spellEnd"/>
            <w:r w:rsidRPr="00F7263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  <w:t>. &gt; 150 mg/dl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</w:pPr>
            <w:proofErr w:type="spellStart"/>
            <w:r w:rsidRPr="00F7263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  <w:t>Men</w:t>
            </w:r>
            <w:proofErr w:type="spellEnd"/>
          </w:p>
        </w:tc>
        <w:tc>
          <w:tcPr>
            <w:tcW w:w="1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18987 (33.1%)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82 (37.6%)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3816 (52.3%)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5427 (41.6%)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5488 (31.0%)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4174 (21.8%)</w:t>
            </w:r>
          </w:p>
        </w:tc>
        <w:tc>
          <w:tcPr>
            <w:tcW w:w="8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</w:tcPr>
          <w:p w:rsidR="000A5C12" w:rsidRPr="00F72635" w:rsidRDefault="000A5C1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72635">
              <w:rPr>
                <w:rFonts w:ascii="Times New Roman" w:hAnsi="Times New Roman" w:cs="Times New Roman"/>
                <w:sz w:val="20"/>
                <w:szCs w:val="20"/>
              </w:rPr>
              <w:t>&lt;0.001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</w:p>
        </w:tc>
        <w:tc>
          <w:tcPr>
            <w:tcW w:w="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A5C12" w:rsidRPr="00F72635" w:rsidRDefault="007B7709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&lt;0.001</w:t>
            </w:r>
          </w:p>
        </w:tc>
      </w:tr>
      <w:tr w:rsidR="00F72635" w:rsidRPr="00F72635" w:rsidTr="000A5C12">
        <w:trPr>
          <w:trHeight w:val="315"/>
        </w:trPr>
        <w:tc>
          <w:tcPr>
            <w:tcW w:w="1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</w:pP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</w:pPr>
            <w:proofErr w:type="spellStart"/>
            <w:r w:rsidRPr="00F7263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  <w:t>Women</w:t>
            </w:r>
            <w:proofErr w:type="spellEnd"/>
          </w:p>
        </w:tc>
        <w:tc>
          <w:tcPr>
            <w:tcW w:w="1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17087 (29.3%)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36 (17.6%)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3795 (32.4%)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2177 (31.8%)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2757 (31.3%)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8322 (27.1%)</w:t>
            </w:r>
          </w:p>
        </w:tc>
        <w:tc>
          <w:tcPr>
            <w:tcW w:w="8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</w:tcPr>
          <w:p w:rsidR="000A5C12" w:rsidRPr="00F72635" w:rsidRDefault="000A5C1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72635">
              <w:rPr>
                <w:rFonts w:ascii="Times New Roman" w:hAnsi="Times New Roman" w:cs="Times New Roman"/>
                <w:sz w:val="20"/>
                <w:szCs w:val="20"/>
              </w:rPr>
              <w:t>&lt;0.001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58255</w:t>
            </w:r>
          </w:p>
        </w:tc>
        <w:tc>
          <w:tcPr>
            <w:tcW w:w="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</w:p>
        </w:tc>
      </w:tr>
      <w:tr w:rsidR="00F72635" w:rsidRPr="00F72635" w:rsidTr="000A5C12">
        <w:trPr>
          <w:trHeight w:val="525"/>
        </w:trPr>
        <w:tc>
          <w:tcPr>
            <w:tcW w:w="1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</w:pPr>
            <w:proofErr w:type="spellStart"/>
            <w:r w:rsidRPr="00F7263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  <w:t>Remnant</w:t>
            </w:r>
            <w:proofErr w:type="spellEnd"/>
            <w:r w:rsidRPr="00F7263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  <w:t xml:space="preserve"> </w:t>
            </w:r>
            <w:proofErr w:type="spellStart"/>
            <w:r w:rsidRPr="00F7263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  <w:t>cholesterol</w:t>
            </w:r>
            <w:proofErr w:type="spellEnd"/>
            <w:r w:rsidRPr="00F7263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  <w:t xml:space="preserve"> (mg/dl)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</w:pPr>
            <w:proofErr w:type="spellStart"/>
            <w:r w:rsidRPr="00F7263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  <w:t>Men</w:t>
            </w:r>
            <w:proofErr w:type="spellEnd"/>
          </w:p>
        </w:tc>
        <w:tc>
          <w:tcPr>
            <w:tcW w:w="1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26.7 (15.2)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28.5 (20.9)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32.8 (18.1)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29.4 (16.1)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26.1 (14.3)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23.1 (12.9)</w:t>
            </w:r>
          </w:p>
        </w:tc>
        <w:tc>
          <w:tcPr>
            <w:tcW w:w="8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</w:tcPr>
          <w:p w:rsidR="000A5C12" w:rsidRPr="00F72635" w:rsidRDefault="000A5C1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72635">
              <w:rPr>
                <w:rFonts w:ascii="Times New Roman" w:hAnsi="Times New Roman" w:cs="Times New Roman"/>
                <w:sz w:val="20"/>
                <w:szCs w:val="20"/>
              </w:rPr>
              <w:t>&lt;0.001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52785</w:t>
            </w:r>
          </w:p>
        </w:tc>
        <w:tc>
          <w:tcPr>
            <w:tcW w:w="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&lt;0.001</w:t>
            </w:r>
          </w:p>
        </w:tc>
      </w:tr>
      <w:tr w:rsidR="00F72635" w:rsidRPr="00F72635" w:rsidTr="000A5C12">
        <w:trPr>
          <w:trHeight w:val="315"/>
        </w:trPr>
        <w:tc>
          <w:tcPr>
            <w:tcW w:w="1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</w:pP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</w:pPr>
            <w:proofErr w:type="spellStart"/>
            <w:r w:rsidRPr="00F7263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  <w:t>Women</w:t>
            </w:r>
            <w:proofErr w:type="spellEnd"/>
          </w:p>
        </w:tc>
        <w:tc>
          <w:tcPr>
            <w:tcW w:w="1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25.9 (14.0)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21.1 (13.3)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26.4 (15.6)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26.7 (14.5)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26.5 (13.7)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25.3 (13.2)</w:t>
            </w:r>
          </w:p>
        </w:tc>
        <w:tc>
          <w:tcPr>
            <w:tcW w:w="8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</w:tcPr>
          <w:p w:rsidR="000A5C12" w:rsidRPr="00F72635" w:rsidRDefault="000A5C1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72635">
              <w:rPr>
                <w:rFonts w:ascii="Times New Roman" w:hAnsi="Times New Roman" w:cs="Times New Roman"/>
                <w:sz w:val="20"/>
                <w:szCs w:val="20"/>
              </w:rPr>
              <w:t>&lt;0.001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54536</w:t>
            </w:r>
          </w:p>
        </w:tc>
        <w:tc>
          <w:tcPr>
            <w:tcW w:w="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</w:p>
        </w:tc>
      </w:tr>
      <w:tr w:rsidR="00F72635" w:rsidRPr="00F72635" w:rsidTr="000A5C12">
        <w:trPr>
          <w:trHeight w:val="525"/>
        </w:trPr>
        <w:tc>
          <w:tcPr>
            <w:tcW w:w="1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</w:pPr>
            <w:proofErr w:type="spellStart"/>
            <w:r w:rsidRPr="00F7263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  <w:lastRenderedPageBreak/>
              <w:t>Atherogenic</w:t>
            </w:r>
            <w:proofErr w:type="spellEnd"/>
            <w:r w:rsidRPr="00F7263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  <w:t xml:space="preserve"> </w:t>
            </w:r>
            <w:proofErr w:type="spellStart"/>
            <w:r w:rsidRPr="00F7263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  <w:t>dyslipidemia</w:t>
            </w:r>
            <w:proofErr w:type="spellEnd"/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</w:pPr>
            <w:proofErr w:type="spellStart"/>
            <w:r w:rsidRPr="00F7263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  <w:t>Men</w:t>
            </w:r>
            <w:proofErr w:type="spellEnd"/>
          </w:p>
        </w:tc>
        <w:tc>
          <w:tcPr>
            <w:tcW w:w="1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6396 (12.3%)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33 (17.7%)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1420 (22.6%)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1811 (15.4%)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1733 (10.6%)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1399 (8.06%)</w:t>
            </w:r>
          </w:p>
        </w:tc>
        <w:tc>
          <w:tcPr>
            <w:tcW w:w="8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</w:tcPr>
          <w:p w:rsidR="000A5C12" w:rsidRPr="00F72635" w:rsidRDefault="000A5C1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72635">
              <w:rPr>
                <w:rFonts w:ascii="Times New Roman" w:hAnsi="Times New Roman" w:cs="Times New Roman"/>
                <w:sz w:val="20"/>
                <w:szCs w:val="20"/>
              </w:rPr>
              <w:t>&lt;0.001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52011</w:t>
            </w:r>
          </w:p>
        </w:tc>
        <w:tc>
          <w:tcPr>
            <w:tcW w:w="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&lt;0.001</w:t>
            </w:r>
          </w:p>
        </w:tc>
      </w:tr>
      <w:tr w:rsidR="00F72635" w:rsidRPr="00F72635" w:rsidTr="000A5C12">
        <w:trPr>
          <w:trHeight w:val="315"/>
        </w:trPr>
        <w:tc>
          <w:tcPr>
            <w:tcW w:w="1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</w:pP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</w:pPr>
            <w:proofErr w:type="spellStart"/>
            <w:r w:rsidRPr="00F7263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  <w:t>Women</w:t>
            </w:r>
            <w:proofErr w:type="spellEnd"/>
          </w:p>
        </w:tc>
        <w:tc>
          <w:tcPr>
            <w:tcW w:w="1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8656 (16.1%)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24 (14.8%)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2029 (19.0%)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1133 (17.8%)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1384 (16.7%)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4086 (14.5%)</w:t>
            </w:r>
          </w:p>
        </w:tc>
        <w:tc>
          <w:tcPr>
            <w:tcW w:w="8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</w:tcPr>
          <w:p w:rsidR="000A5C12" w:rsidRPr="00F72635" w:rsidRDefault="000A5C1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72635">
              <w:rPr>
                <w:rFonts w:ascii="Times New Roman" w:hAnsi="Times New Roman" w:cs="Times New Roman"/>
                <w:sz w:val="20"/>
                <w:szCs w:val="20"/>
              </w:rPr>
              <w:t>&lt;0.001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53715</w:t>
            </w:r>
          </w:p>
        </w:tc>
        <w:tc>
          <w:tcPr>
            <w:tcW w:w="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</w:p>
        </w:tc>
      </w:tr>
      <w:tr w:rsidR="00F72635" w:rsidRPr="00F72635" w:rsidTr="000A5C12">
        <w:trPr>
          <w:trHeight w:val="525"/>
        </w:trPr>
        <w:tc>
          <w:tcPr>
            <w:tcW w:w="1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</w:pPr>
            <w:proofErr w:type="spellStart"/>
            <w:r w:rsidRPr="00F7263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  <w:t>Antiplatelet</w:t>
            </w:r>
            <w:proofErr w:type="spellEnd"/>
            <w:r w:rsidRPr="00F7263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  <w:t xml:space="preserve"> </w:t>
            </w:r>
            <w:proofErr w:type="spellStart"/>
            <w:r w:rsidRPr="00F7263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  <w:t>medication</w:t>
            </w:r>
            <w:proofErr w:type="spellEnd"/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</w:pPr>
            <w:proofErr w:type="spellStart"/>
            <w:r w:rsidRPr="00F7263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  <w:t>Men</w:t>
            </w:r>
            <w:proofErr w:type="spellEnd"/>
          </w:p>
        </w:tc>
        <w:tc>
          <w:tcPr>
            <w:tcW w:w="1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34617 (25.2%)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  <w:t>65 (3.71%)</w:t>
            </w:r>
            <w:proofErr w:type="spellStart"/>
            <w:r w:rsidRPr="00F7263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vertAlign w:val="superscript"/>
                <w:lang w:val="es-ES" w:eastAsia="es-ES"/>
              </w:rPr>
              <w:t>ns</w:t>
            </w:r>
            <w:proofErr w:type="spellEnd"/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3160 (10.9%)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  <w:t>6971 (21.9%)*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10598 (30.4%)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13823 (34.8%)</w:t>
            </w:r>
          </w:p>
        </w:tc>
        <w:tc>
          <w:tcPr>
            <w:tcW w:w="8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</w:tcPr>
          <w:p w:rsidR="000A5C12" w:rsidRPr="00F72635" w:rsidRDefault="000A5C1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72635">
              <w:rPr>
                <w:rFonts w:ascii="Times New Roman" w:hAnsi="Times New Roman" w:cs="Times New Roman"/>
                <w:sz w:val="20"/>
                <w:szCs w:val="20"/>
              </w:rPr>
              <w:t>&lt;0.001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137338</w:t>
            </w:r>
          </w:p>
        </w:tc>
        <w:tc>
          <w:tcPr>
            <w:tcW w:w="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0.002</w:t>
            </w:r>
          </w:p>
        </w:tc>
      </w:tr>
      <w:tr w:rsidR="00F72635" w:rsidRPr="00F72635" w:rsidTr="000A5C12">
        <w:trPr>
          <w:trHeight w:val="315"/>
        </w:trPr>
        <w:tc>
          <w:tcPr>
            <w:tcW w:w="1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</w:pP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</w:pPr>
            <w:proofErr w:type="spellStart"/>
            <w:r w:rsidRPr="00F7263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  <w:t>Women</w:t>
            </w:r>
            <w:proofErr w:type="spellEnd"/>
          </w:p>
        </w:tc>
        <w:tc>
          <w:tcPr>
            <w:tcW w:w="1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29742 (24.7%)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  <w:t>38 (2.93%)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4084 (14.2%)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  <w:t>2892 (23.0%)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4079 (25.7%)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18649 (30.0%)</w:t>
            </w:r>
          </w:p>
        </w:tc>
        <w:tc>
          <w:tcPr>
            <w:tcW w:w="8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</w:tcPr>
          <w:p w:rsidR="000A5C12" w:rsidRPr="00F72635" w:rsidRDefault="000A5C1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72635">
              <w:rPr>
                <w:rFonts w:ascii="Times New Roman" w:hAnsi="Times New Roman" w:cs="Times New Roman"/>
                <w:sz w:val="20"/>
                <w:szCs w:val="20"/>
              </w:rPr>
              <w:t>&lt;0.001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120567</w:t>
            </w:r>
          </w:p>
        </w:tc>
        <w:tc>
          <w:tcPr>
            <w:tcW w:w="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</w:p>
        </w:tc>
      </w:tr>
      <w:tr w:rsidR="00F72635" w:rsidRPr="00F72635" w:rsidTr="000A5C12">
        <w:trPr>
          <w:trHeight w:val="525"/>
        </w:trPr>
        <w:tc>
          <w:tcPr>
            <w:tcW w:w="1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</w:pPr>
            <w:proofErr w:type="spellStart"/>
            <w:r w:rsidRPr="00F7263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  <w:t>Family</w:t>
            </w:r>
            <w:proofErr w:type="spellEnd"/>
            <w:r w:rsidRPr="00F7263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  <w:t xml:space="preserve"> </w:t>
            </w:r>
            <w:proofErr w:type="spellStart"/>
            <w:r w:rsidRPr="00F7263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  <w:t>history</w:t>
            </w:r>
            <w:proofErr w:type="spellEnd"/>
            <w:r w:rsidRPr="00F7263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  <w:t xml:space="preserve"> of CVD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</w:pPr>
            <w:proofErr w:type="spellStart"/>
            <w:r w:rsidRPr="00F7263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  <w:t>Men</w:t>
            </w:r>
            <w:proofErr w:type="spellEnd"/>
          </w:p>
        </w:tc>
        <w:tc>
          <w:tcPr>
            <w:tcW w:w="1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403 (0.29%)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10 (0.57%)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144 (0.50%)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127 (0.40%)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79 (0.23%)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43 (0.11%)</w:t>
            </w:r>
          </w:p>
        </w:tc>
        <w:tc>
          <w:tcPr>
            <w:tcW w:w="8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</w:tcPr>
          <w:p w:rsidR="000A5C12" w:rsidRPr="00F72635" w:rsidRDefault="000A5C1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72635">
              <w:rPr>
                <w:rFonts w:ascii="Times New Roman" w:hAnsi="Times New Roman" w:cs="Times New Roman"/>
                <w:sz w:val="20"/>
                <w:szCs w:val="20"/>
              </w:rPr>
              <w:t>&lt;0.001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137338</w:t>
            </w:r>
          </w:p>
        </w:tc>
        <w:tc>
          <w:tcPr>
            <w:tcW w:w="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0.307</w:t>
            </w:r>
          </w:p>
        </w:tc>
      </w:tr>
      <w:tr w:rsidR="00F72635" w:rsidRPr="00F72635" w:rsidTr="000A5C12">
        <w:trPr>
          <w:trHeight w:val="315"/>
        </w:trPr>
        <w:tc>
          <w:tcPr>
            <w:tcW w:w="1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</w:pP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</w:pPr>
            <w:proofErr w:type="spellStart"/>
            <w:r w:rsidRPr="00F7263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  <w:t>Women</w:t>
            </w:r>
            <w:proofErr w:type="spellEnd"/>
          </w:p>
        </w:tc>
        <w:tc>
          <w:tcPr>
            <w:tcW w:w="1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327 (0.27%)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5 (0.39%)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170 (0.59%)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53 (0.42%)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33 (0.21%)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66 (0.11%)</w:t>
            </w:r>
          </w:p>
        </w:tc>
        <w:tc>
          <w:tcPr>
            <w:tcW w:w="8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</w:tcPr>
          <w:p w:rsidR="000A5C12" w:rsidRPr="00F72635" w:rsidRDefault="000A5C1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72635">
              <w:rPr>
                <w:rFonts w:ascii="Times New Roman" w:hAnsi="Times New Roman" w:cs="Times New Roman"/>
                <w:sz w:val="20"/>
                <w:szCs w:val="20"/>
              </w:rPr>
              <w:t>&lt;0.001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120567</w:t>
            </w:r>
          </w:p>
        </w:tc>
        <w:tc>
          <w:tcPr>
            <w:tcW w:w="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</w:p>
        </w:tc>
      </w:tr>
      <w:tr w:rsidR="00F72635" w:rsidRPr="00F72635" w:rsidTr="000A5C12">
        <w:trPr>
          <w:trHeight w:val="525"/>
        </w:trPr>
        <w:tc>
          <w:tcPr>
            <w:tcW w:w="1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s-ES"/>
              </w:rPr>
            </w:pPr>
            <w:r w:rsidRPr="00F7263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s-ES"/>
              </w:rPr>
              <w:t>Body mass index , BMI (kg/m2)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</w:pPr>
            <w:proofErr w:type="spellStart"/>
            <w:r w:rsidRPr="00F7263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  <w:t>Men</w:t>
            </w:r>
            <w:proofErr w:type="spellEnd"/>
          </w:p>
        </w:tc>
        <w:tc>
          <w:tcPr>
            <w:tcW w:w="1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28.9 (4.34)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28.0 (5.94)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29.7 (5.31)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29.4 (4.57)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29.1 (4.21)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28.2 (3.82)</w:t>
            </w:r>
          </w:p>
        </w:tc>
        <w:tc>
          <w:tcPr>
            <w:tcW w:w="8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</w:tcPr>
          <w:p w:rsidR="000A5C12" w:rsidRPr="00F72635" w:rsidRDefault="000A5C1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72635">
              <w:rPr>
                <w:rFonts w:ascii="Times New Roman" w:hAnsi="Times New Roman" w:cs="Times New Roman"/>
                <w:sz w:val="20"/>
                <w:szCs w:val="20"/>
              </w:rPr>
              <w:t>&lt;0.001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43917</w:t>
            </w:r>
          </w:p>
        </w:tc>
        <w:tc>
          <w:tcPr>
            <w:tcW w:w="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&lt;0.001</w:t>
            </w:r>
          </w:p>
        </w:tc>
      </w:tr>
      <w:tr w:rsidR="00F72635" w:rsidRPr="00F72635" w:rsidTr="000A5C12">
        <w:trPr>
          <w:trHeight w:val="315"/>
        </w:trPr>
        <w:tc>
          <w:tcPr>
            <w:tcW w:w="1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</w:pP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</w:pPr>
            <w:proofErr w:type="spellStart"/>
            <w:r w:rsidRPr="00F7263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  <w:t>Women</w:t>
            </w:r>
            <w:proofErr w:type="spellEnd"/>
          </w:p>
        </w:tc>
        <w:tc>
          <w:tcPr>
            <w:tcW w:w="1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30.2 (5.62)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26.8 (6.43)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30.9 (6.57)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31.2 (5.75)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31.1 (5.51)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29.5 (5.10)</w:t>
            </w:r>
          </w:p>
        </w:tc>
        <w:tc>
          <w:tcPr>
            <w:tcW w:w="8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</w:tcPr>
          <w:p w:rsidR="000A5C12" w:rsidRPr="00F72635" w:rsidRDefault="000A5C1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72635">
              <w:rPr>
                <w:rFonts w:ascii="Times New Roman" w:hAnsi="Times New Roman" w:cs="Times New Roman"/>
                <w:sz w:val="20"/>
                <w:szCs w:val="20"/>
              </w:rPr>
              <w:t>&lt;0.001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43868</w:t>
            </w:r>
          </w:p>
        </w:tc>
        <w:tc>
          <w:tcPr>
            <w:tcW w:w="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</w:p>
        </w:tc>
      </w:tr>
      <w:tr w:rsidR="00F72635" w:rsidRPr="00F72635" w:rsidTr="000A5C12">
        <w:trPr>
          <w:trHeight w:val="315"/>
        </w:trPr>
        <w:tc>
          <w:tcPr>
            <w:tcW w:w="1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  <w:t>BMI &gt; 30 kg/m2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</w:pPr>
            <w:proofErr w:type="spellStart"/>
            <w:r w:rsidRPr="00F7263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  <w:t>Men</w:t>
            </w:r>
            <w:proofErr w:type="spellEnd"/>
          </w:p>
        </w:tc>
        <w:tc>
          <w:tcPr>
            <w:tcW w:w="1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15577 (35.5%)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47 (28.3%)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2118 (42.9%)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3646 (40.1%)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5160 (37.0%)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4606 (29.2%)</w:t>
            </w:r>
          </w:p>
        </w:tc>
        <w:tc>
          <w:tcPr>
            <w:tcW w:w="8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</w:tcPr>
          <w:p w:rsidR="000A5C12" w:rsidRPr="00F72635" w:rsidRDefault="000A5C1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72635">
              <w:rPr>
                <w:rFonts w:ascii="Times New Roman" w:hAnsi="Times New Roman" w:cs="Times New Roman"/>
                <w:sz w:val="20"/>
                <w:szCs w:val="20"/>
              </w:rPr>
              <w:t>&lt;0.001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A5C12" w:rsidRPr="00F72635" w:rsidRDefault="00A33FBD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43917</w:t>
            </w:r>
          </w:p>
        </w:tc>
        <w:tc>
          <w:tcPr>
            <w:tcW w:w="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&lt;0.001</w:t>
            </w:r>
          </w:p>
        </w:tc>
      </w:tr>
      <w:tr w:rsidR="00F72635" w:rsidRPr="00F72635" w:rsidTr="000A5C12">
        <w:trPr>
          <w:trHeight w:val="315"/>
        </w:trPr>
        <w:tc>
          <w:tcPr>
            <w:tcW w:w="1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</w:pP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</w:pPr>
            <w:proofErr w:type="spellStart"/>
            <w:r w:rsidRPr="00F7263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  <w:t>Women</w:t>
            </w:r>
            <w:proofErr w:type="spellEnd"/>
          </w:p>
        </w:tc>
        <w:tc>
          <w:tcPr>
            <w:tcW w:w="1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20657 (47.1%)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75 (25.6%)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4194 (51.4%)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2839 (53.3%)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3733 (53.3%)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9816 (42.5%)</w:t>
            </w:r>
          </w:p>
        </w:tc>
        <w:tc>
          <w:tcPr>
            <w:tcW w:w="8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</w:tcPr>
          <w:p w:rsidR="000A5C12" w:rsidRPr="00F72635" w:rsidRDefault="000A5C1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72635">
              <w:rPr>
                <w:rFonts w:ascii="Times New Roman" w:hAnsi="Times New Roman" w:cs="Times New Roman"/>
                <w:sz w:val="20"/>
                <w:szCs w:val="20"/>
              </w:rPr>
              <w:t>&lt;0.001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43868</w:t>
            </w:r>
          </w:p>
        </w:tc>
        <w:tc>
          <w:tcPr>
            <w:tcW w:w="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</w:p>
        </w:tc>
      </w:tr>
      <w:tr w:rsidR="00F72635" w:rsidRPr="00F72635" w:rsidTr="000A5C12">
        <w:trPr>
          <w:trHeight w:val="525"/>
        </w:trPr>
        <w:tc>
          <w:tcPr>
            <w:tcW w:w="1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  <w:t>Non-</w:t>
            </w:r>
            <w:proofErr w:type="spellStart"/>
            <w:r w:rsidRPr="00F7263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  <w:t>alcoholic</w:t>
            </w:r>
            <w:proofErr w:type="spellEnd"/>
            <w:r w:rsidRPr="00F7263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  <w:t xml:space="preserve"> </w:t>
            </w:r>
            <w:proofErr w:type="spellStart"/>
            <w:r w:rsidRPr="00F7263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  <w:t>fatty</w:t>
            </w:r>
            <w:proofErr w:type="spellEnd"/>
            <w:r w:rsidRPr="00F7263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  <w:t xml:space="preserve"> </w:t>
            </w:r>
            <w:proofErr w:type="spellStart"/>
            <w:r w:rsidRPr="00F7263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  <w:t>liver</w:t>
            </w:r>
            <w:proofErr w:type="spellEnd"/>
            <w:r w:rsidRPr="00F7263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  <w:t xml:space="preserve"> 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</w:pPr>
            <w:proofErr w:type="spellStart"/>
            <w:r w:rsidRPr="00F7263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  <w:t>Men</w:t>
            </w:r>
            <w:proofErr w:type="spellEnd"/>
          </w:p>
        </w:tc>
        <w:tc>
          <w:tcPr>
            <w:tcW w:w="1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1689 (1.23%)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9 (0.51%)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382 (1.31%)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571 (1.79%)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461 (1.32%)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266 (0.67%)</w:t>
            </w:r>
          </w:p>
        </w:tc>
        <w:tc>
          <w:tcPr>
            <w:tcW w:w="8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hideMark/>
          </w:tcPr>
          <w:p w:rsidR="000A5C12" w:rsidRPr="00F72635" w:rsidRDefault="000A5C1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72635">
              <w:rPr>
                <w:rFonts w:ascii="Times New Roman" w:hAnsi="Times New Roman" w:cs="Times New Roman"/>
                <w:sz w:val="20"/>
                <w:szCs w:val="20"/>
              </w:rPr>
              <w:t>&lt;0.001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137338</w:t>
            </w:r>
          </w:p>
        </w:tc>
        <w:tc>
          <w:tcPr>
            <w:tcW w:w="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0.001</w:t>
            </w:r>
          </w:p>
        </w:tc>
      </w:tr>
      <w:tr w:rsidR="00F72635" w:rsidRPr="00F72635" w:rsidTr="000A5C12">
        <w:trPr>
          <w:trHeight w:val="315"/>
        </w:trPr>
        <w:tc>
          <w:tcPr>
            <w:tcW w:w="1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</w:pP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</w:pPr>
            <w:proofErr w:type="spellStart"/>
            <w:r w:rsidRPr="00F7263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  <w:t>Women</w:t>
            </w:r>
            <w:proofErr w:type="spellEnd"/>
          </w:p>
        </w:tc>
        <w:tc>
          <w:tcPr>
            <w:tcW w:w="1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1307 (1.08%)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4 (0.31%)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448 (1.56%)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257 (2.05%)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200 (1.26%)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398 (0.64%)</w:t>
            </w:r>
          </w:p>
        </w:tc>
        <w:tc>
          <w:tcPr>
            <w:tcW w:w="8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0A5C12" w:rsidRPr="00F72635" w:rsidRDefault="000A5C1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72635">
              <w:rPr>
                <w:rFonts w:ascii="Times New Roman" w:hAnsi="Times New Roman" w:cs="Times New Roman"/>
                <w:sz w:val="20"/>
                <w:szCs w:val="20"/>
              </w:rPr>
              <w:t>&lt;0.001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120567</w:t>
            </w:r>
          </w:p>
        </w:tc>
        <w:tc>
          <w:tcPr>
            <w:tcW w:w="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</w:p>
        </w:tc>
      </w:tr>
      <w:tr w:rsidR="00F72635" w:rsidRPr="00F72635" w:rsidTr="000A5C12">
        <w:trPr>
          <w:trHeight w:val="525"/>
        </w:trPr>
        <w:tc>
          <w:tcPr>
            <w:tcW w:w="1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s-ES"/>
              </w:rPr>
            </w:pPr>
            <w:proofErr w:type="spellStart"/>
            <w:r w:rsidRPr="00F7263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s-ES"/>
              </w:rPr>
              <w:t>eGFR</w:t>
            </w:r>
            <w:proofErr w:type="spellEnd"/>
            <w:r w:rsidRPr="00F7263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s-ES"/>
              </w:rPr>
              <w:t xml:space="preserve"> (CKD-EPI) </w:t>
            </w:r>
            <w:proofErr w:type="spellStart"/>
            <w:r w:rsidRPr="00F7263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s-ES"/>
              </w:rPr>
              <w:t>mL</w:t>
            </w:r>
            <w:proofErr w:type="spellEnd"/>
            <w:r w:rsidRPr="00F7263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s-ES"/>
              </w:rPr>
              <w:t>/min/1.73m2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</w:pPr>
            <w:proofErr w:type="spellStart"/>
            <w:r w:rsidRPr="00F7263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  <w:t>Men</w:t>
            </w:r>
            <w:proofErr w:type="spellEnd"/>
          </w:p>
        </w:tc>
        <w:tc>
          <w:tcPr>
            <w:tcW w:w="1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73.8 (16.3)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87.2 (9.64)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84.9 (10.0)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80.7 (12.7)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74.4 (14.6)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64.7 (16.5)</w:t>
            </w:r>
          </w:p>
        </w:tc>
        <w:tc>
          <w:tcPr>
            <w:tcW w:w="8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hideMark/>
          </w:tcPr>
          <w:p w:rsidR="000A5C12" w:rsidRPr="00F72635" w:rsidRDefault="000A5C1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72635">
              <w:rPr>
                <w:rFonts w:ascii="Times New Roman" w:hAnsi="Times New Roman" w:cs="Times New Roman"/>
                <w:sz w:val="20"/>
                <w:szCs w:val="20"/>
              </w:rPr>
              <w:t>&lt;0.001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65654</w:t>
            </w:r>
          </w:p>
        </w:tc>
        <w:tc>
          <w:tcPr>
            <w:tcW w:w="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&lt;0.001</w:t>
            </w:r>
          </w:p>
        </w:tc>
      </w:tr>
      <w:tr w:rsidR="00F72635" w:rsidRPr="00F72635" w:rsidTr="000A5C12">
        <w:trPr>
          <w:trHeight w:val="315"/>
        </w:trPr>
        <w:tc>
          <w:tcPr>
            <w:tcW w:w="1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</w:pP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</w:pPr>
            <w:proofErr w:type="spellStart"/>
            <w:r w:rsidRPr="00F7263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  <w:t>Women</w:t>
            </w:r>
            <w:proofErr w:type="spellEnd"/>
          </w:p>
        </w:tc>
        <w:tc>
          <w:tcPr>
            <w:tcW w:w="1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69.0 (18.0)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87.4 (9.09)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81.6 (12.6)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75.9 (14.6)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71.5 (16.1)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61.7 (17.4)</w:t>
            </w:r>
          </w:p>
        </w:tc>
        <w:tc>
          <w:tcPr>
            <w:tcW w:w="8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0A5C12" w:rsidRPr="00F72635" w:rsidRDefault="000A5C1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72635">
              <w:rPr>
                <w:rFonts w:ascii="Times New Roman" w:hAnsi="Times New Roman" w:cs="Times New Roman"/>
                <w:sz w:val="20"/>
                <w:szCs w:val="20"/>
              </w:rPr>
              <w:t>&lt;0.001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66743</w:t>
            </w:r>
          </w:p>
        </w:tc>
        <w:tc>
          <w:tcPr>
            <w:tcW w:w="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</w:p>
        </w:tc>
      </w:tr>
      <w:tr w:rsidR="00F72635" w:rsidRPr="00F72635" w:rsidTr="000A5C12">
        <w:trPr>
          <w:trHeight w:val="525"/>
        </w:trPr>
        <w:tc>
          <w:tcPr>
            <w:tcW w:w="1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</w:pPr>
            <w:proofErr w:type="spellStart"/>
            <w:r w:rsidRPr="00F7263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  <w:t>eGFR</w:t>
            </w:r>
            <w:proofErr w:type="spellEnd"/>
            <w:r w:rsidRPr="00F7263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  <w:t xml:space="preserve"> ≤ 60 </w:t>
            </w:r>
            <w:proofErr w:type="spellStart"/>
            <w:r w:rsidRPr="00F7263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  <w:t>mL</w:t>
            </w:r>
            <w:proofErr w:type="spellEnd"/>
            <w:r w:rsidRPr="00F7263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  <w:t>/min/1.73m2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</w:pPr>
            <w:proofErr w:type="spellStart"/>
            <w:r w:rsidRPr="00F7263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  <w:t>Men</w:t>
            </w:r>
            <w:proofErr w:type="spellEnd"/>
          </w:p>
        </w:tc>
        <w:tc>
          <w:tcPr>
            <w:tcW w:w="1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13089 (19.9%)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7 (2.33%)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219 (2.67%)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1014 (7.09%)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3286 (16.4%)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8563 (37.5%)</w:t>
            </w:r>
          </w:p>
        </w:tc>
        <w:tc>
          <w:tcPr>
            <w:tcW w:w="8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hideMark/>
          </w:tcPr>
          <w:p w:rsidR="000A5C12" w:rsidRPr="00F72635" w:rsidRDefault="000A5C1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72635">
              <w:rPr>
                <w:rFonts w:ascii="Times New Roman" w:hAnsi="Times New Roman" w:cs="Times New Roman"/>
                <w:sz w:val="20"/>
                <w:szCs w:val="20"/>
              </w:rPr>
              <w:t>&lt;0.001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</w:p>
        </w:tc>
        <w:tc>
          <w:tcPr>
            <w:tcW w:w="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&lt;0.001</w:t>
            </w:r>
          </w:p>
        </w:tc>
      </w:tr>
      <w:tr w:rsidR="00F72635" w:rsidRPr="00F72635" w:rsidTr="000A5C12">
        <w:trPr>
          <w:trHeight w:val="315"/>
        </w:trPr>
        <w:tc>
          <w:tcPr>
            <w:tcW w:w="1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</w:pP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</w:pPr>
            <w:proofErr w:type="spellStart"/>
            <w:r w:rsidRPr="00F7263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  <w:t>Women</w:t>
            </w:r>
            <w:proofErr w:type="spellEnd"/>
          </w:p>
        </w:tc>
        <w:tc>
          <w:tcPr>
            <w:tcW w:w="1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20371 (30.5%)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6 (1.63%)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885 (6.48%)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1097 (14.4%)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2324 (23.7%)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16059 (45.5%)</w:t>
            </w:r>
          </w:p>
        </w:tc>
        <w:tc>
          <w:tcPr>
            <w:tcW w:w="8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0A5C12" w:rsidRPr="00F72635" w:rsidRDefault="000A5C1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72635">
              <w:rPr>
                <w:rFonts w:ascii="Times New Roman" w:hAnsi="Times New Roman" w:cs="Times New Roman"/>
                <w:sz w:val="20"/>
                <w:szCs w:val="20"/>
              </w:rPr>
              <w:t>&lt;0.001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</w:p>
        </w:tc>
        <w:tc>
          <w:tcPr>
            <w:tcW w:w="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</w:p>
        </w:tc>
      </w:tr>
      <w:tr w:rsidR="00F72635" w:rsidRPr="00F72635" w:rsidTr="000A5C12">
        <w:trPr>
          <w:trHeight w:val="780"/>
        </w:trPr>
        <w:tc>
          <w:tcPr>
            <w:tcW w:w="1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s-ES"/>
              </w:rPr>
            </w:pPr>
            <w:r w:rsidRPr="00F7263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s-ES"/>
              </w:rPr>
              <w:lastRenderedPageBreak/>
              <w:t xml:space="preserve">Urinary Albumin to </w:t>
            </w:r>
            <w:proofErr w:type="spellStart"/>
            <w:r w:rsidRPr="00F7263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s-ES"/>
              </w:rPr>
              <w:t>Creatinine</w:t>
            </w:r>
            <w:proofErr w:type="spellEnd"/>
            <w:r w:rsidRPr="00F7263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s-ES"/>
              </w:rPr>
              <w:t xml:space="preserve"> (UACR), mg/</w:t>
            </w:r>
            <w:proofErr w:type="spellStart"/>
            <w:r w:rsidRPr="00F7263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s-ES"/>
              </w:rPr>
              <w:t>gr</w:t>
            </w:r>
            <w:proofErr w:type="spellEnd"/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</w:pPr>
            <w:proofErr w:type="spellStart"/>
            <w:r w:rsidRPr="00F7263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  <w:t>Men</w:t>
            </w:r>
            <w:proofErr w:type="spellEnd"/>
          </w:p>
        </w:tc>
        <w:tc>
          <w:tcPr>
            <w:tcW w:w="1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46.0 (171)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45.0 (144)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53.2 (220)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45.6 (176)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40.9 (154)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49.0 (168)</w:t>
            </w:r>
          </w:p>
        </w:tc>
        <w:tc>
          <w:tcPr>
            <w:tcW w:w="8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00"/>
            <w:noWrap/>
            <w:hideMark/>
          </w:tcPr>
          <w:p w:rsidR="000A5C12" w:rsidRPr="00F72635" w:rsidRDefault="007B770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72635">
              <w:rPr>
                <w:rFonts w:ascii="Times New Roman" w:hAnsi="Times New Roman" w:cs="Times New Roman"/>
                <w:sz w:val="20"/>
                <w:szCs w:val="20"/>
              </w:rPr>
              <w:t>0.850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18365</w:t>
            </w:r>
          </w:p>
        </w:tc>
        <w:tc>
          <w:tcPr>
            <w:tcW w:w="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&lt;0.001</w:t>
            </w:r>
          </w:p>
        </w:tc>
      </w:tr>
      <w:tr w:rsidR="00F72635" w:rsidRPr="00F72635" w:rsidTr="000A5C12">
        <w:trPr>
          <w:trHeight w:val="315"/>
        </w:trPr>
        <w:tc>
          <w:tcPr>
            <w:tcW w:w="1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</w:pP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</w:pPr>
            <w:proofErr w:type="spellStart"/>
            <w:r w:rsidRPr="00F7263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  <w:t>Women</w:t>
            </w:r>
            <w:proofErr w:type="spellEnd"/>
          </w:p>
        </w:tc>
        <w:tc>
          <w:tcPr>
            <w:tcW w:w="1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35.5 (137)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61.9 (200)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37.0 (159)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33.5 (165)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32.0 (123)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36.6 (125)</w:t>
            </w:r>
          </w:p>
        </w:tc>
        <w:tc>
          <w:tcPr>
            <w:tcW w:w="8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00"/>
            <w:noWrap/>
            <w:hideMark/>
          </w:tcPr>
          <w:p w:rsidR="000A5C12" w:rsidRPr="00F72635" w:rsidRDefault="007B770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72635">
              <w:rPr>
                <w:rFonts w:ascii="Times New Roman" w:hAnsi="Times New Roman" w:cs="Times New Roman"/>
                <w:sz w:val="20"/>
                <w:szCs w:val="20"/>
              </w:rPr>
              <w:t>0.840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17715</w:t>
            </w:r>
          </w:p>
        </w:tc>
        <w:tc>
          <w:tcPr>
            <w:tcW w:w="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</w:p>
        </w:tc>
      </w:tr>
      <w:tr w:rsidR="00F72635" w:rsidRPr="00F72635" w:rsidTr="007B7709">
        <w:trPr>
          <w:trHeight w:val="315"/>
        </w:trPr>
        <w:tc>
          <w:tcPr>
            <w:tcW w:w="1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bottom"/>
            <w:hideMark/>
          </w:tcPr>
          <w:p w:rsidR="007B7709" w:rsidRPr="00F72635" w:rsidRDefault="007B7709" w:rsidP="0004599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  <w:t>UACR &gt; 30 mg/gr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7B7709" w:rsidRPr="00F72635" w:rsidRDefault="007B7709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</w:pPr>
            <w:proofErr w:type="spellStart"/>
            <w:r w:rsidRPr="00F7263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  <w:t>Men</w:t>
            </w:r>
            <w:proofErr w:type="spellEnd"/>
          </w:p>
        </w:tc>
        <w:tc>
          <w:tcPr>
            <w:tcW w:w="1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7B7709" w:rsidRPr="00F72635" w:rsidRDefault="007B7709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3874 (21.1%)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7B7709" w:rsidRPr="00F72635" w:rsidRDefault="007B7709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3 (12.5%)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7B7709" w:rsidRPr="00F72635" w:rsidRDefault="007B7709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367 (21.1%)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7B7709" w:rsidRPr="00F72635" w:rsidRDefault="007B7709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814 (19.6%)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7B7709" w:rsidRPr="00F72635" w:rsidRDefault="007B7709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1163 (19.0%)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7B7709" w:rsidRPr="00F72635" w:rsidRDefault="007B7709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1527 (24.1%)</w:t>
            </w:r>
          </w:p>
        </w:tc>
        <w:tc>
          <w:tcPr>
            <w:tcW w:w="8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hideMark/>
          </w:tcPr>
          <w:p w:rsidR="007B7709" w:rsidRPr="00F72635" w:rsidRDefault="007B770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72635">
              <w:rPr>
                <w:rFonts w:ascii="Times New Roman" w:hAnsi="Times New Roman" w:cs="Times New Roman"/>
                <w:sz w:val="20"/>
                <w:szCs w:val="20"/>
              </w:rPr>
              <w:t>&lt;0.001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</w:tcPr>
          <w:p w:rsidR="007B7709" w:rsidRPr="00F72635" w:rsidRDefault="007B770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72635">
              <w:rPr>
                <w:rFonts w:ascii="Times New Roman" w:hAnsi="Times New Roman" w:cs="Times New Roman"/>
                <w:sz w:val="20"/>
                <w:szCs w:val="20"/>
              </w:rPr>
              <w:t>18365</w:t>
            </w:r>
          </w:p>
        </w:tc>
        <w:tc>
          <w:tcPr>
            <w:tcW w:w="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7B7709" w:rsidRPr="00F72635" w:rsidRDefault="007B7709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&lt;0.001</w:t>
            </w:r>
          </w:p>
        </w:tc>
      </w:tr>
      <w:tr w:rsidR="00F72635" w:rsidRPr="00F72635" w:rsidTr="007B7709">
        <w:trPr>
          <w:trHeight w:val="315"/>
        </w:trPr>
        <w:tc>
          <w:tcPr>
            <w:tcW w:w="1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7B7709" w:rsidRPr="00F72635" w:rsidRDefault="007B7709" w:rsidP="0004599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</w:pP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7B7709" w:rsidRPr="00F72635" w:rsidRDefault="007B7709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</w:pPr>
            <w:proofErr w:type="spellStart"/>
            <w:r w:rsidRPr="00F7263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  <w:t>Women</w:t>
            </w:r>
            <w:proofErr w:type="spellEnd"/>
          </w:p>
        </w:tc>
        <w:tc>
          <w:tcPr>
            <w:tcW w:w="1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7B7709" w:rsidRPr="00F72635" w:rsidRDefault="007B7709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2913 (16.4%)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7B7709" w:rsidRPr="00F72635" w:rsidRDefault="007B7709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3 (18.8%)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7B7709" w:rsidRPr="00F72635" w:rsidRDefault="007B7709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437 (14.3%)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7B7709" w:rsidRPr="00F72635" w:rsidRDefault="007B7709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275 (12.4%)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7B7709" w:rsidRPr="00F72635" w:rsidRDefault="007B7709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439 (14.8%)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7B7709" w:rsidRPr="00F72635" w:rsidRDefault="007B7709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1759 (18.6%)</w:t>
            </w:r>
          </w:p>
        </w:tc>
        <w:tc>
          <w:tcPr>
            <w:tcW w:w="8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7B7709" w:rsidRPr="00F72635" w:rsidRDefault="007B770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72635">
              <w:rPr>
                <w:rFonts w:ascii="Times New Roman" w:hAnsi="Times New Roman" w:cs="Times New Roman"/>
                <w:sz w:val="20"/>
                <w:szCs w:val="20"/>
              </w:rPr>
              <w:t>&lt;0.001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7B7709" w:rsidRPr="00F72635" w:rsidRDefault="007B7709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7B7709" w:rsidRPr="00F72635" w:rsidRDefault="007B7709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</w:p>
        </w:tc>
      </w:tr>
      <w:tr w:rsidR="00F72635" w:rsidRPr="00F72635" w:rsidTr="000A5C12">
        <w:trPr>
          <w:trHeight w:val="525"/>
        </w:trPr>
        <w:tc>
          <w:tcPr>
            <w:tcW w:w="1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</w:pPr>
            <w:proofErr w:type="spellStart"/>
            <w:r w:rsidRPr="00F7263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  <w:t>High</w:t>
            </w:r>
            <w:proofErr w:type="spellEnd"/>
            <w:r w:rsidRPr="00F7263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  <w:t xml:space="preserve"> </w:t>
            </w:r>
            <w:proofErr w:type="spellStart"/>
            <w:r w:rsidRPr="00F7263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  <w:t>risk</w:t>
            </w:r>
            <w:proofErr w:type="spellEnd"/>
            <w:r w:rsidRPr="00F7263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  <w:t xml:space="preserve"> alcohol </w:t>
            </w:r>
            <w:proofErr w:type="spellStart"/>
            <w:r w:rsidRPr="00F7263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  <w:t>consumption</w:t>
            </w:r>
            <w:proofErr w:type="spellEnd"/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</w:pPr>
            <w:proofErr w:type="spellStart"/>
            <w:r w:rsidRPr="00F7263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  <w:t>Men</w:t>
            </w:r>
            <w:proofErr w:type="spellEnd"/>
          </w:p>
        </w:tc>
        <w:tc>
          <w:tcPr>
            <w:tcW w:w="1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2317 (5.45%)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11 (5.07%)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503 (9.72%)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762 (8.65%)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669 (5.05%)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372 (2.47%)</w:t>
            </w:r>
          </w:p>
        </w:tc>
        <w:tc>
          <w:tcPr>
            <w:tcW w:w="8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hideMark/>
          </w:tcPr>
          <w:p w:rsidR="000A5C12" w:rsidRPr="00F72635" w:rsidRDefault="000A5C1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72635">
              <w:rPr>
                <w:rFonts w:ascii="Times New Roman" w:hAnsi="Times New Roman" w:cs="Times New Roman"/>
                <w:sz w:val="20"/>
                <w:szCs w:val="20"/>
              </w:rPr>
              <w:t>&lt;0.001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A5C12" w:rsidRPr="00F72635" w:rsidRDefault="007B7709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42502</w:t>
            </w:r>
          </w:p>
        </w:tc>
        <w:tc>
          <w:tcPr>
            <w:tcW w:w="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&lt;0.001</w:t>
            </w:r>
          </w:p>
        </w:tc>
      </w:tr>
      <w:tr w:rsidR="00F72635" w:rsidRPr="00F72635" w:rsidTr="000A5C12">
        <w:trPr>
          <w:trHeight w:val="315"/>
        </w:trPr>
        <w:tc>
          <w:tcPr>
            <w:tcW w:w="1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</w:pP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</w:pPr>
            <w:proofErr w:type="spellStart"/>
            <w:r w:rsidRPr="00F7263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  <w:t>Women</w:t>
            </w:r>
            <w:proofErr w:type="spellEnd"/>
          </w:p>
        </w:tc>
        <w:tc>
          <w:tcPr>
            <w:tcW w:w="1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303 (0.72%)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1 (0.52%)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136 (1.69%)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38 (0.76%)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37 (0.56%)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91 (0.40%)</w:t>
            </w:r>
          </w:p>
        </w:tc>
        <w:tc>
          <w:tcPr>
            <w:tcW w:w="8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0A5C12" w:rsidRPr="00F72635" w:rsidRDefault="000A5C1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72635">
              <w:rPr>
                <w:rFonts w:ascii="Times New Roman" w:hAnsi="Times New Roman" w:cs="Times New Roman"/>
                <w:sz w:val="20"/>
                <w:szCs w:val="20"/>
              </w:rPr>
              <w:t>&lt;0.001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42367</w:t>
            </w:r>
          </w:p>
        </w:tc>
        <w:tc>
          <w:tcPr>
            <w:tcW w:w="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</w:p>
        </w:tc>
      </w:tr>
      <w:tr w:rsidR="00F72635" w:rsidRPr="00F72635" w:rsidTr="000A5C12">
        <w:trPr>
          <w:trHeight w:val="525"/>
        </w:trPr>
        <w:tc>
          <w:tcPr>
            <w:tcW w:w="1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</w:pPr>
            <w:proofErr w:type="spellStart"/>
            <w:r w:rsidRPr="00F7263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  <w:t>Deprivation</w:t>
            </w:r>
            <w:proofErr w:type="spellEnd"/>
            <w:r w:rsidRPr="00F7263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  <w:t xml:space="preserve"> </w:t>
            </w:r>
            <w:proofErr w:type="spellStart"/>
            <w:r w:rsidRPr="00F7263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  <w:t>Index</w:t>
            </w:r>
            <w:proofErr w:type="spellEnd"/>
            <w:r w:rsidRPr="00F7263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  <w:t xml:space="preserve"> (Q5)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</w:pPr>
            <w:proofErr w:type="spellStart"/>
            <w:r w:rsidRPr="00F7263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  <w:t>Men</w:t>
            </w:r>
            <w:proofErr w:type="spellEnd"/>
          </w:p>
        </w:tc>
        <w:tc>
          <w:tcPr>
            <w:tcW w:w="1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17967 (13.1%)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309 (17.6%)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4838 (16.6%)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4289 (13.4%)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4590 (13.1%)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3941 (9.93%)</w:t>
            </w:r>
          </w:p>
        </w:tc>
        <w:tc>
          <w:tcPr>
            <w:tcW w:w="8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A5C12" w:rsidRPr="00F72635" w:rsidRDefault="000A5C12" w:rsidP="000A5C1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0.000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137338</w:t>
            </w:r>
          </w:p>
        </w:tc>
        <w:tc>
          <w:tcPr>
            <w:tcW w:w="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&lt;0.001</w:t>
            </w:r>
          </w:p>
        </w:tc>
      </w:tr>
      <w:tr w:rsidR="00F72635" w:rsidRPr="00F72635" w:rsidTr="000A5C12">
        <w:trPr>
          <w:trHeight w:val="315"/>
        </w:trPr>
        <w:tc>
          <w:tcPr>
            <w:tcW w:w="1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</w:pP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</w:pPr>
            <w:proofErr w:type="spellStart"/>
            <w:r w:rsidRPr="00F7263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  <w:t>Women</w:t>
            </w:r>
            <w:proofErr w:type="spellEnd"/>
          </w:p>
        </w:tc>
        <w:tc>
          <w:tcPr>
            <w:tcW w:w="1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14512 (12.0%)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207 (16.0%)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4348 (15.1%)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1840 (14.7%)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2271 (14.3%)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5846 (9.41%)</w:t>
            </w:r>
          </w:p>
        </w:tc>
        <w:tc>
          <w:tcPr>
            <w:tcW w:w="8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A5C12" w:rsidRPr="00F72635" w:rsidRDefault="000A5C12" w:rsidP="000A5C1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F72635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&lt;0.001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</w:p>
        </w:tc>
        <w:tc>
          <w:tcPr>
            <w:tcW w:w="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A5C12" w:rsidRPr="00F72635" w:rsidRDefault="000A5C12" w:rsidP="00045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</w:p>
        </w:tc>
      </w:tr>
    </w:tbl>
    <w:p w:rsidR="0004599D" w:rsidRPr="003D3985" w:rsidRDefault="0004599D" w:rsidP="00F51D4C"/>
    <w:p w:rsidR="00F51D4C" w:rsidRDefault="00F51D4C" w:rsidP="00F51D4C">
      <w:pPr>
        <w:rPr>
          <w:lang w:val="es-ES"/>
        </w:rPr>
      </w:pPr>
    </w:p>
    <w:p w:rsidR="00F51D4C" w:rsidRDefault="00F51D4C" w:rsidP="00F51D4C">
      <w:pPr>
        <w:rPr>
          <w:lang w:val="es-ES"/>
        </w:rPr>
      </w:pPr>
    </w:p>
    <w:p w:rsidR="00A33FBD" w:rsidRDefault="00A33FBD">
      <w:pPr>
        <w:rPr>
          <w:lang w:val="es-ES"/>
        </w:rPr>
      </w:pPr>
      <w:r>
        <w:rPr>
          <w:lang w:val="es-ES"/>
        </w:rPr>
        <w:br w:type="page"/>
      </w:r>
    </w:p>
    <w:p w:rsidR="00FC53C4" w:rsidRPr="00866C1E" w:rsidRDefault="00FC53C4" w:rsidP="00FC53C4">
      <w:pPr>
        <w:jc w:val="both"/>
        <w:rPr>
          <w:rFonts w:ascii="Arial Narrow" w:hAnsi="Arial Narrow"/>
          <w:sz w:val="24"/>
          <w:szCs w:val="24"/>
        </w:rPr>
      </w:pPr>
      <w:commentRangeStart w:id="3"/>
      <w:commentRangeStart w:id="4"/>
      <w:proofErr w:type="gramStart"/>
      <w:r w:rsidRPr="00866C1E">
        <w:rPr>
          <w:rFonts w:ascii="Arial Narrow" w:hAnsi="Arial Narrow"/>
          <w:sz w:val="24"/>
          <w:szCs w:val="24"/>
        </w:rPr>
        <w:lastRenderedPageBreak/>
        <w:t xml:space="preserve">Table </w:t>
      </w:r>
      <w:r w:rsidR="00587125">
        <w:rPr>
          <w:rFonts w:ascii="Arial Narrow" w:hAnsi="Arial Narrow"/>
          <w:sz w:val="24"/>
          <w:szCs w:val="24"/>
        </w:rPr>
        <w:t>2</w:t>
      </w:r>
      <w:r w:rsidRPr="00866C1E">
        <w:rPr>
          <w:rFonts w:ascii="Arial Narrow" w:hAnsi="Arial Narrow"/>
          <w:sz w:val="24"/>
          <w:szCs w:val="24"/>
        </w:rPr>
        <w:t>.</w:t>
      </w:r>
      <w:proofErr w:type="gramEnd"/>
      <w:r w:rsidRPr="00866C1E">
        <w:rPr>
          <w:rFonts w:ascii="Arial Narrow" w:hAnsi="Arial Narrow"/>
          <w:sz w:val="24"/>
          <w:szCs w:val="24"/>
        </w:rPr>
        <w:t xml:space="preserve"> Cardiovascular events and </w:t>
      </w:r>
      <w:del w:id="5" w:author="Jordi Real" w:date="2020-11-02T08:54:00Z">
        <w:r w:rsidRPr="00866C1E" w:rsidDel="00A3594A">
          <w:rPr>
            <w:rFonts w:ascii="Arial Narrow" w:hAnsi="Arial Narrow"/>
            <w:sz w:val="24"/>
            <w:szCs w:val="24"/>
          </w:rPr>
          <w:delText xml:space="preserve">proportion </w:delText>
        </w:r>
      </w:del>
      <w:proofErr w:type="gramStart"/>
      <w:ins w:id="6" w:author="Jordi Real" w:date="2020-11-02T08:54:00Z">
        <w:r w:rsidR="00A3594A">
          <w:rPr>
            <w:rFonts w:ascii="Arial Narrow" w:hAnsi="Arial Narrow"/>
            <w:sz w:val="24"/>
            <w:szCs w:val="24"/>
          </w:rPr>
          <w:t xml:space="preserve">distribution </w:t>
        </w:r>
        <w:r w:rsidR="00A3594A" w:rsidRPr="00866C1E">
          <w:rPr>
            <w:rFonts w:ascii="Arial Narrow" w:hAnsi="Arial Narrow"/>
            <w:sz w:val="24"/>
            <w:szCs w:val="24"/>
          </w:rPr>
          <w:t xml:space="preserve"> </w:t>
        </w:r>
      </w:ins>
      <w:r w:rsidRPr="00866C1E">
        <w:rPr>
          <w:rFonts w:ascii="Arial Narrow" w:hAnsi="Arial Narrow"/>
          <w:sz w:val="24"/>
          <w:szCs w:val="24"/>
        </w:rPr>
        <w:t>by</w:t>
      </w:r>
      <w:proofErr w:type="gramEnd"/>
      <w:r w:rsidRPr="00866C1E">
        <w:rPr>
          <w:rFonts w:ascii="Arial Narrow" w:hAnsi="Arial Narrow"/>
          <w:sz w:val="24"/>
          <w:szCs w:val="24"/>
        </w:rPr>
        <w:t xml:space="preserve"> territory </w:t>
      </w:r>
      <w:ins w:id="7" w:author="Jordi Real" w:date="2020-11-02T08:54:00Z">
        <w:r w:rsidR="00A3594A">
          <w:rPr>
            <w:rFonts w:ascii="Arial Narrow" w:hAnsi="Arial Narrow"/>
            <w:sz w:val="24"/>
            <w:szCs w:val="24"/>
          </w:rPr>
          <w:t xml:space="preserve">according </w:t>
        </w:r>
      </w:ins>
      <w:del w:id="8" w:author="Jordi Real" w:date="2020-11-02T08:54:00Z">
        <w:r w:rsidRPr="00866C1E" w:rsidDel="00A3594A">
          <w:rPr>
            <w:rFonts w:ascii="Arial Narrow" w:hAnsi="Arial Narrow"/>
            <w:sz w:val="24"/>
            <w:szCs w:val="24"/>
          </w:rPr>
          <w:delText xml:space="preserve">and </w:delText>
        </w:r>
      </w:del>
      <w:r w:rsidRPr="00866C1E">
        <w:rPr>
          <w:rFonts w:ascii="Arial Narrow" w:hAnsi="Arial Narrow"/>
          <w:sz w:val="24"/>
          <w:szCs w:val="24"/>
        </w:rPr>
        <w:t>age group</w:t>
      </w:r>
      <w:commentRangeEnd w:id="3"/>
      <w:r w:rsidR="00A558B3">
        <w:rPr>
          <w:rStyle w:val="Refdecomentario"/>
        </w:rPr>
        <w:commentReference w:id="3"/>
      </w:r>
      <w:commentRangeEnd w:id="4"/>
      <w:r w:rsidR="00A558B3">
        <w:rPr>
          <w:rStyle w:val="Refdecomentario"/>
        </w:rPr>
        <w:commentReference w:id="4"/>
      </w:r>
    </w:p>
    <w:tbl>
      <w:tblPr>
        <w:tblW w:w="9142" w:type="dxa"/>
        <w:tblCellMar>
          <w:left w:w="70" w:type="dxa"/>
          <w:right w:w="70" w:type="dxa"/>
        </w:tblCellMar>
        <w:tblLook w:val="04A0"/>
      </w:tblPr>
      <w:tblGrid>
        <w:gridCol w:w="1630"/>
        <w:gridCol w:w="1256"/>
        <w:gridCol w:w="1256"/>
        <w:gridCol w:w="1248"/>
        <w:gridCol w:w="1248"/>
        <w:gridCol w:w="1248"/>
        <w:gridCol w:w="1256"/>
      </w:tblGrid>
      <w:tr w:rsidR="00FC53C4" w:rsidRPr="00866C1E" w:rsidTr="00A3594A">
        <w:trPr>
          <w:trHeight w:val="300"/>
        </w:trPr>
        <w:tc>
          <w:tcPr>
            <w:tcW w:w="1630" w:type="dxa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53C4" w:rsidRPr="00866C1E" w:rsidRDefault="00FC53C4" w:rsidP="00FC53C4">
            <w:pPr>
              <w:rPr>
                <w:rFonts w:ascii="Arial Narrow" w:hAnsi="Arial Narrow" w:cs="Calibri"/>
                <w:color w:val="000000"/>
              </w:rPr>
            </w:pPr>
          </w:p>
        </w:tc>
        <w:tc>
          <w:tcPr>
            <w:tcW w:w="1275" w:type="dxa"/>
            <w:tcBorders>
              <w:top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C53C4" w:rsidRPr="00866C1E" w:rsidRDefault="00FC53C4" w:rsidP="00FC53C4">
            <w:pPr>
              <w:rPr>
                <w:rFonts w:ascii="Arial Narrow" w:hAnsi="Arial Narrow" w:cs="Arial"/>
                <w:b/>
                <w:bCs/>
                <w:color w:val="333333"/>
              </w:rPr>
            </w:pPr>
            <w:r w:rsidRPr="00866C1E">
              <w:rPr>
                <w:rFonts w:ascii="Arial Narrow" w:hAnsi="Arial Narrow" w:cs="Arial"/>
                <w:b/>
                <w:bCs/>
                <w:color w:val="333333"/>
              </w:rPr>
              <w:t>[ALL]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  <w:hideMark/>
          </w:tcPr>
          <w:p w:rsidR="00FC53C4" w:rsidRPr="00866C1E" w:rsidRDefault="00FC53C4" w:rsidP="00FC53C4">
            <w:pPr>
              <w:rPr>
                <w:rFonts w:ascii="Arial Narrow" w:hAnsi="Arial Narrow" w:cs="Arial"/>
                <w:b/>
                <w:bCs/>
                <w:color w:val="333333"/>
              </w:rPr>
            </w:pPr>
            <w:r w:rsidRPr="00866C1E">
              <w:rPr>
                <w:rFonts w:ascii="Arial Narrow" w:hAnsi="Arial Narrow" w:cs="Arial"/>
                <w:b/>
                <w:bCs/>
                <w:color w:val="333333"/>
              </w:rPr>
              <w:t>Y</w:t>
            </w:r>
          </w:p>
        </w:tc>
        <w:tc>
          <w:tcPr>
            <w:tcW w:w="1276" w:type="dxa"/>
            <w:tcBorders>
              <w:top w:val="single" w:sz="4" w:space="0" w:color="auto"/>
            </w:tcBorders>
            <w:shd w:val="clear" w:color="auto" w:fill="auto"/>
            <w:vAlign w:val="center"/>
            <w:hideMark/>
          </w:tcPr>
          <w:p w:rsidR="00FC53C4" w:rsidRPr="00866C1E" w:rsidRDefault="00FC53C4" w:rsidP="00FC53C4">
            <w:pPr>
              <w:rPr>
                <w:rFonts w:ascii="Arial Narrow" w:hAnsi="Arial Narrow" w:cs="Arial"/>
                <w:b/>
                <w:bCs/>
                <w:color w:val="333333"/>
              </w:rPr>
            </w:pPr>
            <w:r w:rsidRPr="00866C1E">
              <w:rPr>
                <w:rFonts w:ascii="Arial Narrow" w:hAnsi="Arial Narrow" w:cs="Arial"/>
                <w:b/>
                <w:bCs/>
                <w:color w:val="333333"/>
              </w:rPr>
              <w:t>EA</w:t>
            </w:r>
          </w:p>
        </w:tc>
        <w:tc>
          <w:tcPr>
            <w:tcW w:w="1276" w:type="dxa"/>
            <w:tcBorders>
              <w:top w:val="single" w:sz="4" w:space="0" w:color="auto"/>
            </w:tcBorders>
            <w:shd w:val="clear" w:color="auto" w:fill="auto"/>
            <w:vAlign w:val="center"/>
            <w:hideMark/>
          </w:tcPr>
          <w:p w:rsidR="00FC53C4" w:rsidRPr="00866C1E" w:rsidRDefault="00FC53C4" w:rsidP="00FC53C4">
            <w:pPr>
              <w:rPr>
                <w:rFonts w:ascii="Arial Narrow" w:hAnsi="Arial Narrow" w:cs="Arial"/>
                <w:b/>
                <w:bCs/>
                <w:color w:val="333333"/>
              </w:rPr>
            </w:pPr>
            <w:r w:rsidRPr="00866C1E">
              <w:rPr>
                <w:rFonts w:ascii="Arial Narrow" w:hAnsi="Arial Narrow" w:cs="Arial"/>
                <w:b/>
                <w:bCs/>
                <w:color w:val="333333"/>
              </w:rPr>
              <w:t>MA</w:t>
            </w:r>
          </w:p>
        </w:tc>
        <w:tc>
          <w:tcPr>
            <w:tcW w:w="1276" w:type="dxa"/>
            <w:tcBorders>
              <w:top w:val="single" w:sz="4" w:space="0" w:color="auto"/>
            </w:tcBorders>
            <w:shd w:val="clear" w:color="auto" w:fill="auto"/>
            <w:vAlign w:val="center"/>
            <w:hideMark/>
          </w:tcPr>
          <w:p w:rsidR="00FC53C4" w:rsidRPr="00866C1E" w:rsidRDefault="00FC53C4" w:rsidP="00FC53C4">
            <w:pPr>
              <w:rPr>
                <w:rFonts w:ascii="Arial Narrow" w:hAnsi="Arial Narrow" w:cs="Arial"/>
                <w:b/>
                <w:bCs/>
                <w:color w:val="333333"/>
              </w:rPr>
            </w:pPr>
            <w:r w:rsidRPr="00866C1E">
              <w:rPr>
                <w:rFonts w:ascii="Arial Narrow" w:hAnsi="Arial Narrow" w:cs="Arial"/>
                <w:b/>
                <w:bCs/>
                <w:color w:val="333333"/>
              </w:rPr>
              <w:t>YO</w:t>
            </w:r>
          </w:p>
        </w:tc>
        <w:tc>
          <w:tcPr>
            <w:tcW w:w="1275" w:type="dxa"/>
            <w:tcBorders>
              <w:top w:val="single" w:sz="4" w:space="0" w:color="auto"/>
            </w:tcBorders>
            <w:shd w:val="clear" w:color="auto" w:fill="auto"/>
            <w:vAlign w:val="center"/>
            <w:hideMark/>
          </w:tcPr>
          <w:p w:rsidR="00FC53C4" w:rsidRPr="00866C1E" w:rsidRDefault="00FC53C4" w:rsidP="00FC53C4">
            <w:pPr>
              <w:rPr>
                <w:rFonts w:ascii="Arial Narrow" w:hAnsi="Arial Narrow" w:cs="Arial"/>
                <w:b/>
                <w:bCs/>
                <w:color w:val="333333"/>
              </w:rPr>
            </w:pPr>
            <w:r w:rsidRPr="00866C1E">
              <w:rPr>
                <w:rFonts w:ascii="Arial Narrow" w:hAnsi="Arial Narrow" w:cs="Arial"/>
                <w:b/>
                <w:bCs/>
                <w:color w:val="333333"/>
              </w:rPr>
              <w:t>MVO</w:t>
            </w:r>
          </w:p>
        </w:tc>
      </w:tr>
      <w:tr w:rsidR="004D3E0A" w:rsidRPr="00866C1E" w:rsidTr="00A3594A">
        <w:trPr>
          <w:trHeight w:val="315"/>
        </w:trPr>
        <w:tc>
          <w:tcPr>
            <w:tcW w:w="1630" w:type="dxa"/>
            <w:tcBorders>
              <w:bottom w:val="single" w:sz="4" w:space="0" w:color="auto"/>
            </w:tcBorders>
            <w:shd w:val="clear" w:color="auto" w:fill="auto"/>
            <w:vAlign w:val="center"/>
            <w:hideMark/>
          </w:tcPr>
          <w:p w:rsidR="004D3E0A" w:rsidRPr="00866C1E" w:rsidRDefault="004D3E0A" w:rsidP="00FC53C4">
            <w:pPr>
              <w:rPr>
                <w:rFonts w:ascii="Arial Narrow" w:hAnsi="Arial Narrow" w:cs="Arial"/>
                <w:i/>
                <w:iCs/>
                <w:color w:val="333333"/>
              </w:rPr>
            </w:pPr>
            <w:r w:rsidRPr="00866C1E">
              <w:rPr>
                <w:rFonts w:ascii="Arial Narrow" w:hAnsi="Arial Narrow" w:cs="Arial"/>
                <w:i/>
                <w:iCs/>
                <w:color w:val="333333"/>
              </w:rPr>
              <w:t> </w:t>
            </w:r>
          </w:p>
        </w:tc>
        <w:tc>
          <w:tcPr>
            <w:tcW w:w="1275" w:type="dxa"/>
            <w:tcBorders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D3E0A" w:rsidRPr="00F645B4" w:rsidRDefault="004D3E0A" w:rsidP="005C5DE0">
            <w:r w:rsidRPr="00F645B4">
              <w:t>N=257905</w:t>
            </w:r>
          </w:p>
        </w:tc>
        <w:tc>
          <w:tcPr>
            <w:tcW w:w="1134" w:type="dxa"/>
            <w:tcBorders>
              <w:left w:val="single" w:sz="4" w:space="0" w:color="auto"/>
              <w:bottom w:val="single" w:sz="4" w:space="0" w:color="auto"/>
            </w:tcBorders>
            <w:shd w:val="clear" w:color="auto" w:fill="auto"/>
            <w:hideMark/>
          </w:tcPr>
          <w:p w:rsidR="004D3E0A" w:rsidRPr="00F645B4" w:rsidRDefault="004D3E0A" w:rsidP="004D3E0A">
            <w:r w:rsidRPr="00F645B4">
              <w:t>N=3051</w:t>
            </w:r>
            <w:r>
              <w:t xml:space="preserve"> (</w:t>
            </w:r>
            <w:commentRangeStart w:id="9"/>
            <w:r>
              <w:t>1.2%)</w:t>
            </w:r>
            <w:commentRangeEnd w:id="9"/>
            <w:r w:rsidR="00A3594A">
              <w:rPr>
                <w:rStyle w:val="Refdecomentario"/>
              </w:rPr>
              <w:commentReference w:id="9"/>
            </w: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auto"/>
            <w:hideMark/>
          </w:tcPr>
          <w:p w:rsidR="004D3E0A" w:rsidRPr="00F645B4" w:rsidRDefault="004D3E0A" w:rsidP="004D3E0A">
            <w:r w:rsidRPr="00F645B4">
              <w:t>N=57790</w:t>
            </w:r>
            <w:r>
              <w:t xml:space="preserve"> (22.4%)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auto"/>
            <w:hideMark/>
          </w:tcPr>
          <w:p w:rsidR="004D3E0A" w:rsidRPr="00F645B4" w:rsidRDefault="004D3E0A" w:rsidP="005C5DE0">
            <w:r w:rsidRPr="00F645B4">
              <w:t>N=44444</w:t>
            </w:r>
            <w:r>
              <w:t xml:space="preserve"> (17.2%)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auto"/>
            <w:hideMark/>
          </w:tcPr>
          <w:p w:rsidR="004D3E0A" w:rsidRPr="00F645B4" w:rsidRDefault="004D3E0A" w:rsidP="004D3E0A">
            <w:r w:rsidRPr="00F645B4">
              <w:t>N=50798</w:t>
            </w:r>
            <w:r>
              <w:t xml:space="preserve"> (17.9%)</w:t>
            </w:r>
          </w:p>
        </w:tc>
        <w:tc>
          <w:tcPr>
            <w:tcW w:w="1275" w:type="dxa"/>
            <w:tcBorders>
              <w:bottom w:val="single" w:sz="4" w:space="0" w:color="auto"/>
            </w:tcBorders>
            <w:shd w:val="clear" w:color="auto" w:fill="auto"/>
            <w:hideMark/>
          </w:tcPr>
          <w:p w:rsidR="004D3E0A" w:rsidRDefault="004D3E0A" w:rsidP="005C5DE0">
            <w:r w:rsidRPr="00F645B4">
              <w:t>N=101822</w:t>
            </w:r>
            <w:r>
              <w:t xml:space="preserve"> (39.5%)</w:t>
            </w:r>
          </w:p>
        </w:tc>
      </w:tr>
      <w:tr w:rsidR="004D3E0A" w:rsidRPr="00866C1E" w:rsidTr="00A3594A">
        <w:trPr>
          <w:trHeight w:val="630"/>
        </w:trPr>
        <w:tc>
          <w:tcPr>
            <w:tcW w:w="1630" w:type="dxa"/>
            <w:tcBorders>
              <w:top w:val="single" w:sz="4" w:space="0" w:color="auto"/>
            </w:tcBorders>
            <w:shd w:val="clear" w:color="auto" w:fill="auto"/>
            <w:vAlign w:val="center"/>
            <w:hideMark/>
          </w:tcPr>
          <w:p w:rsidR="004D3E0A" w:rsidRPr="00866C1E" w:rsidRDefault="004D3E0A" w:rsidP="00FC53C4">
            <w:pPr>
              <w:rPr>
                <w:rFonts w:ascii="Arial Narrow" w:hAnsi="Arial Narrow" w:cs="Calibri"/>
                <w:b/>
                <w:bCs/>
                <w:color w:val="333333"/>
                <w:sz w:val="24"/>
                <w:szCs w:val="24"/>
              </w:rPr>
            </w:pPr>
            <w:r w:rsidRPr="00866C1E">
              <w:rPr>
                <w:rFonts w:ascii="Arial Narrow" w:hAnsi="Arial Narrow" w:cs="Calibri"/>
                <w:b/>
                <w:bCs/>
                <w:color w:val="333333"/>
              </w:rPr>
              <w:t xml:space="preserve">Coronary </w:t>
            </w:r>
          </w:p>
        </w:tc>
        <w:tc>
          <w:tcPr>
            <w:tcW w:w="1275" w:type="dxa"/>
            <w:tcBorders>
              <w:top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D3E0A" w:rsidRPr="00350B31" w:rsidRDefault="004D3E0A" w:rsidP="005C5DE0">
            <w:r w:rsidRPr="00350B31">
              <w:t>73013 (28.3%)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hideMark/>
          </w:tcPr>
          <w:p w:rsidR="004D3E0A" w:rsidRPr="00350B31" w:rsidRDefault="004D3E0A" w:rsidP="005C5DE0">
            <w:r w:rsidRPr="00350B31">
              <w:t>1191 (39.0%)</w:t>
            </w:r>
          </w:p>
        </w:tc>
        <w:tc>
          <w:tcPr>
            <w:tcW w:w="1276" w:type="dxa"/>
            <w:tcBorders>
              <w:top w:val="single" w:sz="4" w:space="0" w:color="auto"/>
            </w:tcBorders>
            <w:shd w:val="clear" w:color="auto" w:fill="auto"/>
            <w:hideMark/>
          </w:tcPr>
          <w:p w:rsidR="004D3E0A" w:rsidRPr="00350B31" w:rsidRDefault="004D3E0A" w:rsidP="005C5DE0">
            <w:r w:rsidRPr="00350B31">
              <w:t>23159 (40.1%)</w:t>
            </w:r>
          </w:p>
        </w:tc>
        <w:tc>
          <w:tcPr>
            <w:tcW w:w="1276" w:type="dxa"/>
            <w:tcBorders>
              <w:top w:val="single" w:sz="4" w:space="0" w:color="auto"/>
            </w:tcBorders>
            <w:shd w:val="clear" w:color="auto" w:fill="auto"/>
            <w:hideMark/>
          </w:tcPr>
          <w:p w:rsidR="004D3E0A" w:rsidRPr="00350B31" w:rsidRDefault="004D3E0A" w:rsidP="005C5DE0">
            <w:r w:rsidRPr="00350B31">
              <w:t>15702 (35.3%)</w:t>
            </w:r>
          </w:p>
        </w:tc>
        <w:tc>
          <w:tcPr>
            <w:tcW w:w="1276" w:type="dxa"/>
            <w:tcBorders>
              <w:top w:val="single" w:sz="4" w:space="0" w:color="auto"/>
            </w:tcBorders>
            <w:shd w:val="clear" w:color="auto" w:fill="auto"/>
            <w:hideMark/>
          </w:tcPr>
          <w:p w:rsidR="004D3E0A" w:rsidRPr="00350B31" w:rsidRDefault="004D3E0A" w:rsidP="005C5DE0">
            <w:r w:rsidRPr="00350B31">
              <w:t>14356 (28.3%)</w:t>
            </w:r>
          </w:p>
        </w:tc>
        <w:tc>
          <w:tcPr>
            <w:tcW w:w="1275" w:type="dxa"/>
            <w:tcBorders>
              <w:top w:val="single" w:sz="4" w:space="0" w:color="auto"/>
            </w:tcBorders>
            <w:shd w:val="clear" w:color="auto" w:fill="auto"/>
            <w:hideMark/>
          </w:tcPr>
          <w:p w:rsidR="004D3E0A" w:rsidRPr="00350B31" w:rsidRDefault="004D3E0A" w:rsidP="005C5DE0">
            <w:r w:rsidRPr="00350B31">
              <w:t>18605 (18.3%)</w:t>
            </w:r>
          </w:p>
        </w:tc>
      </w:tr>
      <w:tr w:rsidR="004D3E0A" w:rsidRPr="00866C1E" w:rsidTr="00A3594A">
        <w:trPr>
          <w:trHeight w:val="570"/>
        </w:trPr>
        <w:tc>
          <w:tcPr>
            <w:tcW w:w="1630" w:type="dxa"/>
            <w:shd w:val="clear" w:color="auto" w:fill="auto"/>
            <w:vAlign w:val="center"/>
            <w:hideMark/>
          </w:tcPr>
          <w:p w:rsidR="004D3E0A" w:rsidRPr="00866C1E" w:rsidRDefault="004D3E0A" w:rsidP="00FC53C4">
            <w:pPr>
              <w:rPr>
                <w:rFonts w:ascii="Arial Narrow" w:hAnsi="Arial Narrow" w:cs="Calibri"/>
                <w:b/>
                <w:bCs/>
                <w:color w:val="333333"/>
                <w:sz w:val="24"/>
                <w:szCs w:val="24"/>
              </w:rPr>
            </w:pPr>
            <w:r w:rsidRPr="00866C1E">
              <w:rPr>
                <w:rFonts w:ascii="Arial Narrow" w:hAnsi="Arial Narrow" w:cs="Calibri"/>
                <w:b/>
                <w:bCs/>
                <w:color w:val="333333"/>
              </w:rPr>
              <w:t>Cerebrovascular</w:t>
            </w:r>
          </w:p>
        </w:tc>
        <w:tc>
          <w:tcPr>
            <w:tcW w:w="1275" w:type="dxa"/>
            <w:tcBorders>
              <w:right w:val="single" w:sz="4" w:space="0" w:color="auto"/>
            </w:tcBorders>
            <w:shd w:val="clear" w:color="auto" w:fill="auto"/>
            <w:hideMark/>
          </w:tcPr>
          <w:p w:rsidR="004D3E0A" w:rsidRPr="00350B31" w:rsidRDefault="004D3E0A" w:rsidP="005C5DE0">
            <w:r w:rsidRPr="00350B31">
              <w:t>64076 (24.8%)</w:t>
            </w:r>
          </w:p>
        </w:tc>
        <w:tc>
          <w:tcPr>
            <w:tcW w:w="1134" w:type="dxa"/>
            <w:tcBorders>
              <w:left w:val="single" w:sz="4" w:space="0" w:color="auto"/>
            </w:tcBorders>
            <w:shd w:val="clear" w:color="auto" w:fill="auto"/>
            <w:hideMark/>
          </w:tcPr>
          <w:p w:rsidR="004D3E0A" w:rsidRPr="00350B31" w:rsidRDefault="004D3E0A" w:rsidP="005C5DE0">
            <w:r w:rsidRPr="00350B31">
              <w:t>978 (32.1%)</w:t>
            </w:r>
          </w:p>
        </w:tc>
        <w:tc>
          <w:tcPr>
            <w:tcW w:w="1276" w:type="dxa"/>
            <w:shd w:val="clear" w:color="auto" w:fill="auto"/>
            <w:hideMark/>
          </w:tcPr>
          <w:p w:rsidR="004D3E0A" w:rsidRPr="00350B31" w:rsidRDefault="004D3E0A" w:rsidP="005C5DE0">
            <w:r w:rsidRPr="00350B31">
              <w:t>15282 (26.4%)</w:t>
            </w:r>
          </w:p>
        </w:tc>
        <w:tc>
          <w:tcPr>
            <w:tcW w:w="1276" w:type="dxa"/>
            <w:shd w:val="clear" w:color="auto" w:fill="auto"/>
            <w:hideMark/>
          </w:tcPr>
          <w:p w:rsidR="004D3E0A" w:rsidRPr="00350B31" w:rsidRDefault="004D3E0A" w:rsidP="005C5DE0">
            <w:r w:rsidRPr="00350B31">
              <w:t>10563 (23.8%)</w:t>
            </w:r>
          </w:p>
        </w:tc>
        <w:tc>
          <w:tcPr>
            <w:tcW w:w="1276" w:type="dxa"/>
            <w:shd w:val="clear" w:color="auto" w:fill="auto"/>
            <w:hideMark/>
          </w:tcPr>
          <w:p w:rsidR="004D3E0A" w:rsidRPr="00350B31" w:rsidRDefault="004D3E0A" w:rsidP="005C5DE0">
            <w:r w:rsidRPr="00350B31">
              <w:t>12606 (24.8%)</w:t>
            </w:r>
          </w:p>
        </w:tc>
        <w:tc>
          <w:tcPr>
            <w:tcW w:w="1275" w:type="dxa"/>
            <w:shd w:val="clear" w:color="auto" w:fill="auto"/>
            <w:hideMark/>
          </w:tcPr>
          <w:p w:rsidR="004D3E0A" w:rsidRPr="00350B31" w:rsidRDefault="004D3E0A" w:rsidP="005C5DE0">
            <w:r w:rsidRPr="00350B31">
              <w:t>24647 (24.2%)</w:t>
            </w:r>
          </w:p>
        </w:tc>
      </w:tr>
      <w:tr w:rsidR="004D3E0A" w:rsidRPr="00866C1E" w:rsidTr="00A3594A">
        <w:trPr>
          <w:trHeight w:val="630"/>
        </w:trPr>
        <w:tc>
          <w:tcPr>
            <w:tcW w:w="1630" w:type="dxa"/>
            <w:shd w:val="clear" w:color="auto" w:fill="auto"/>
            <w:vAlign w:val="center"/>
            <w:hideMark/>
          </w:tcPr>
          <w:p w:rsidR="004D3E0A" w:rsidRPr="00866C1E" w:rsidRDefault="004D3E0A" w:rsidP="00FC53C4">
            <w:pPr>
              <w:rPr>
                <w:rFonts w:ascii="Arial Narrow" w:hAnsi="Arial Narrow" w:cs="Calibri"/>
                <w:b/>
                <w:bCs/>
                <w:color w:val="333333"/>
                <w:sz w:val="24"/>
                <w:szCs w:val="24"/>
              </w:rPr>
            </w:pPr>
            <w:r w:rsidRPr="00866C1E">
              <w:rPr>
                <w:rFonts w:ascii="Arial Narrow" w:hAnsi="Arial Narrow" w:cs="Calibri"/>
                <w:b/>
                <w:bCs/>
                <w:color w:val="333333"/>
              </w:rPr>
              <w:t>Peripheral</w:t>
            </w:r>
          </w:p>
        </w:tc>
        <w:tc>
          <w:tcPr>
            <w:tcW w:w="1275" w:type="dxa"/>
            <w:tcBorders>
              <w:right w:val="single" w:sz="4" w:space="0" w:color="auto"/>
            </w:tcBorders>
            <w:shd w:val="clear" w:color="auto" w:fill="auto"/>
            <w:hideMark/>
          </w:tcPr>
          <w:p w:rsidR="004D3E0A" w:rsidRPr="00350B31" w:rsidRDefault="004D3E0A" w:rsidP="005C5DE0">
            <w:r w:rsidRPr="00350B31">
              <w:t>43660 (16.9%)</w:t>
            </w:r>
          </w:p>
        </w:tc>
        <w:tc>
          <w:tcPr>
            <w:tcW w:w="1134" w:type="dxa"/>
            <w:tcBorders>
              <w:left w:val="single" w:sz="4" w:space="0" w:color="auto"/>
            </w:tcBorders>
            <w:shd w:val="clear" w:color="auto" w:fill="auto"/>
            <w:hideMark/>
          </w:tcPr>
          <w:p w:rsidR="004D3E0A" w:rsidRPr="00350B31" w:rsidRDefault="004D3E0A" w:rsidP="005C5DE0">
            <w:r w:rsidRPr="00350B31">
              <w:t>497 (16.3%)</w:t>
            </w:r>
          </w:p>
        </w:tc>
        <w:tc>
          <w:tcPr>
            <w:tcW w:w="1276" w:type="dxa"/>
            <w:shd w:val="clear" w:color="auto" w:fill="auto"/>
            <w:hideMark/>
          </w:tcPr>
          <w:p w:rsidR="004D3E0A" w:rsidRPr="00350B31" w:rsidRDefault="004D3E0A" w:rsidP="005C5DE0">
            <w:r w:rsidRPr="00350B31">
              <w:t>10686 (18.5%)</w:t>
            </w:r>
          </w:p>
        </w:tc>
        <w:tc>
          <w:tcPr>
            <w:tcW w:w="1276" w:type="dxa"/>
            <w:shd w:val="clear" w:color="auto" w:fill="auto"/>
            <w:hideMark/>
          </w:tcPr>
          <w:p w:rsidR="004D3E0A" w:rsidRPr="00350B31" w:rsidRDefault="004D3E0A" w:rsidP="005C5DE0">
            <w:r w:rsidRPr="00350B31">
              <w:t>9745 (21.9%)</w:t>
            </w:r>
          </w:p>
        </w:tc>
        <w:tc>
          <w:tcPr>
            <w:tcW w:w="1276" w:type="dxa"/>
            <w:shd w:val="clear" w:color="auto" w:fill="auto"/>
            <w:hideMark/>
          </w:tcPr>
          <w:p w:rsidR="004D3E0A" w:rsidRPr="00350B31" w:rsidRDefault="004D3E0A" w:rsidP="005C5DE0">
            <w:r w:rsidRPr="00350B31">
              <w:t>10496 (20.7%)</w:t>
            </w:r>
          </w:p>
        </w:tc>
        <w:tc>
          <w:tcPr>
            <w:tcW w:w="1275" w:type="dxa"/>
            <w:shd w:val="clear" w:color="auto" w:fill="auto"/>
            <w:hideMark/>
          </w:tcPr>
          <w:p w:rsidR="004D3E0A" w:rsidRPr="00350B31" w:rsidRDefault="004D3E0A" w:rsidP="005C5DE0">
            <w:r w:rsidRPr="00350B31">
              <w:t>12236 (12.0%)</w:t>
            </w:r>
          </w:p>
        </w:tc>
      </w:tr>
      <w:tr w:rsidR="004D3E0A" w:rsidRPr="00866C1E" w:rsidTr="00A3594A">
        <w:trPr>
          <w:trHeight w:val="570"/>
        </w:trPr>
        <w:tc>
          <w:tcPr>
            <w:tcW w:w="1630" w:type="dxa"/>
            <w:tcBorders>
              <w:bottom w:val="double" w:sz="4" w:space="0" w:color="auto"/>
            </w:tcBorders>
            <w:shd w:val="clear" w:color="auto" w:fill="auto"/>
            <w:vAlign w:val="center"/>
            <w:hideMark/>
          </w:tcPr>
          <w:p w:rsidR="004D3E0A" w:rsidRPr="00866C1E" w:rsidRDefault="004D3E0A" w:rsidP="00FC53C4">
            <w:pPr>
              <w:rPr>
                <w:rFonts w:ascii="Arial Narrow" w:hAnsi="Arial Narrow" w:cs="Calibri"/>
                <w:b/>
                <w:bCs/>
                <w:color w:val="333333"/>
                <w:sz w:val="24"/>
                <w:szCs w:val="24"/>
              </w:rPr>
            </w:pPr>
            <w:r w:rsidRPr="00866C1E">
              <w:rPr>
                <w:rFonts w:ascii="Arial Narrow" w:hAnsi="Arial Narrow" w:cs="Calibri"/>
                <w:b/>
                <w:bCs/>
                <w:color w:val="333333"/>
              </w:rPr>
              <w:t>Heart Failure</w:t>
            </w:r>
          </w:p>
        </w:tc>
        <w:tc>
          <w:tcPr>
            <w:tcW w:w="1275" w:type="dxa"/>
            <w:tcBorders>
              <w:bottom w:val="doub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D3E0A" w:rsidRPr="00350B31" w:rsidRDefault="004D3E0A" w:rsidP="005C5DE0">
            <w:r w:rsidRPr="00350B31">
              <w:t>77156 (29.9%)</w:t>
            </w:r>
          </w:p>
        </w:tc>
        <w:tc>
          <w:tcPr>
            <w:tcW w:w="1134" w:type="dxa"/>
            <w:tcBorders>
              <w:left w:val="single" w:sz="4" w:space="0" w:color="auto"/>
              <w:bottom w:val="double" w:sz="4" w:space="0" w:color="auto"/>
            </w:tcBorders>
            <w:shd w:val="clear" w:color="auto" w:fill="auto"/>
            <w:hideMark/>
          </w:tcPr>
          <w:p w:rsidR="004D3E0A" w:rsidRPr="00350B31" w:rsidRDefault="004D3E0A" w:rsidP="005C5DE0">
            <w:r w:rsidRPr="00350B31">
              <w:t>385 (12.6%)</w:t>
            </w:r>
          </w:p>
        </w:tc>
        <w:tc>
          <w:tcPr>
            <w:tcW w:w="1276" w:type="dxa"/>
            <w:tcBorders>
              <w:bottom w:val="double" w:sz="4" w:space="0" w:color="auto"/>
            </w:tcBorders>
            <w:shd w:val="clear" w:color="auto" w:fill="auto"/>
            <w:hideMark/>
          </w:tcPr>
          <w:p w:rsidR="004D3E0A" w:rsidRPr="00350B31" w:rsidRDefault="004D3E0A" w:rsidP="005C5DE0">
            <w:r w:rsidRPr="00350B31">
              <w:t>8663 (15.0%)</w:t>
            </w:r>
          </w:p>
        </w:tc>
        <w:tc>
          <w:tcPr>
            <w:tcW w:w="1276" w:type="dxa"/>
            <w:tcBorders>
              <w:bottom w:val="double" w:sz="4" w:space="0" w:color="auto"/>
            </w:tcBorders>
            <w:shd w:val="clear" w:color="auto" w:fill="auto"/>
            <w:hideMark/>
          </w:tcPr>
          <w:p w:rsidR="004D3E0A" w:rsidRPr="00350B31" w:rsidRDefault="004D3E0A" w:rsidP="005C5DE0">
            <w:r w:rsidRPr="00350B31">
              <w:t>8434 (19.0%)</w:t>
            </w:r>
          </w:p>
        </w:tc>
        <w:tc>
          <w:tcPr>
            <w:tcW w:w="1276" w:type="dxa"/>
            <w:tcBorders>
              <w:bottom w:val="double" w:sz="4" w:space="0" w:color="auto"/>
            </w:tcBorders>
            <w:shd w:val="clear" w:color="auto" w:fill="auto"/>
            <w:hideMark/>
          </w:tcPr>
          <w:p w:rsidR="004D3E0A" w:rsidRPr="00350B31" w:rsidRDefault="004D3E0A" w:rsidP="005C5DE0">
            <w:r w:rsidRPr="00350B31">
              <w:t>13340 (26.3%)</w:t>
            </w:r>
          </w:p>
        </w:tc>
        <w:tc>
          <w:tcPr>
            <w:tcW w:w="1275" w:type="dxa"/>
            <w:tcBorders>
              <w:bottom w:val="double" w:sz="4" w:space="0" w:color="auto"/>
            </w:tcBorders>
            <w:shd w:val="clear" w:color="auto" w:fill="auto"/>
            <w:hideMark/>
          </w:tcPr>
          <w:p w:rsidR="004D3E0A" w:rsidRDefault="004D3E0A" w:rsidP="005C5DE0">
            <w:r w:rsidRPr="00350B31">
              <w:t>46334 (45.5%)</w:t>
            </w:r>
          </w:p>
        </w:tc>
      </w:tr>
    </w:tbl>
    <w:p w:rsidR="00FC53C4" w:rsidRPr="00866C1E" w:rsidRDefault="00FC53C4" w:rsidP="00FC53C4">
      <w:pPr>
        <w:jc w:val="both"/>
        <w:rPr>
          <w:rFonts w:ascii="Arial Narrow" w:hAnsi="Arial Narrow"/>
          <w:sz w:val="24"/>
          <w:szCs w:val="24"/>
        </w:rPr>
      </w:pPr>
    </w:p>
    <w:p w:rsidR="00FA1619" w:rsidRPr="00866C1E" w:rsidRDefault="00FA1619">
      <w:pPr>
        <w:rPr>
          <w:rFonts w:ascii="Arial Narrow" w:hAnsi="Arial Narrow"/>
          <w:sz w:val="24"/>
          <w:szCs w:val="24"/>
        </w:rPr>
      </w:pPr>
      <w:r w:rsidRPr="00866C1E">
        <w:rPr>
          <w:rFonts w:ascii="Arial Narrow" w:hAnsi="Arial Narrow"/>
          <w:sz w:val="24"/>
          <w:szCs w:val="24"/>
        </w:rPr>
        <w:br w:type="page"/>
      </w:r>
    </w:p>
    <w:p w:rsidR="00FA1619" w:rsidRPr="00866C1E" w:rsidRDefault="00FA1619" w:rsidP="00FA1619">
      <w:pPr>
        <w:jc w:val="both"/>
        <w:rPr>
          <w:rFonts w:ascii="Arial Narrow" w:hAnsi="Arial Narrow"/>
          <w:sz w:val="24"/>
          <w:szCs w:val="24"/>
        </w:rPr>
      </w:pPr>
      <w:proofErr w:type="gramStart"/>
      <w:r w:rsidRPr="00866C1E">
        <w:rPr>
          <w:rFonts w:ascii="Arial Narrow" w:hAnsi="Arial Narrow"/>
          <w:sz w:val="24"/>
          <w:szCs w:val="24"/>
        </w:rPr>
        <w:lastRenderedPageBreak/>
        <w:t>Figure 1.</w:t>
      </w:r>
      <w:proofErr w:type="gramEnd"/>
      <w:r w:rsidRPr="00866C1E">
        <w:rPr>
          <w:rFonts w:ascii="Arial Narrow" w:hAnsi="Arial Narrow"/>
          <w:sz w:val="24"/>
          <w:szCs w:val="24"/>
        </w:rPr>
        <w:t xml:space="preserve"> </w:t>
      </w:r>
      <w:del w:id="10" w:author="Jordi Real" w:date="2020-11-02T08:56:00Z">
        <w:r w:rsidRPr="00866C1E" w:rsidDel="00A3594A">
          <w:rPr>
            <w:rFonts w:ascii="Arial Narrow" w:hAnsi="Arial Narrow"/>
            <w:sz w:val="24"/>
            <w:szCs w:val="24"/>
          </w:rPr>
          <w:delText xml:space="preserve">Proportion </w:delText>
        </w:r>
      </w:del>
      <w:ins w:id="11" w:author="Jordi Real" w:date="2020-11-02T08:56:00Z">
        <w:r w:rsidR="00A3594A">
          <w:rPr>
            <w:rFonts w:ascii="Arial Narrow" w:hAnsi="Arial Narrow"/>
            <w:sz w:val="24"/>
            <w:szCs w:val="24"/>
          </w:rPr>
          <w:t>Distribution by territory</w:t>
        </w:r>
        <w:r w:rsidR="00A3594A" w:rsidRPr="00866C1E">
          <w:rPr>
            <w:rFonts w:ascii="Arial Narrow" w:hAnsi="Arial Narrow"/>
            <w:sz w:val="24"/>
            <w:szCs w:val="24"/>
          </w:rPr>
          <w:t xml:space="preserve"> </w:t>
        </w:r>
      </w:ins>
      <w:r w:rsidRPr="00866C1E">
        <w:rPr>
          <w:rFonts w:ascii="Arial Narrow" w:hAnsi="Arial Narrow"/>
          <w:sz w:val="24"/>
          <w:szCs w:val="24"/>
        </w:rPr>
        <w:t xml:space="preserve">of incident CV events </w:t>
      </w:r>
      <w:del w:id="12" w:author="Jordi Real" w:date="2020-11-02T08:56:00Z">
        <w:r w:rsidRPr="00866C1E" w:rsidDel="00A3594A">
          <w:rPr>
            <w:rFonts w:ascii="Arial Narrow" w:hAnsi="Arial Narrow"/>
            <w:sz w:val="24"/>
            <w:szCs w:val="24"/>
          </w:rPr>
          <w:delText xml:space="preserve">by </w:delText>
        </w:r>
      </w:del>
      <w:ins w:id="13" w:author="Jordi Real" w:date="2020-11-02T08:56:00Z">
        <w:r w:rsidR="00A3594A">
          <w:rPr>
            <w:rFonts w:ascii="Arial Narrow" w:hAnsi="Arial Narrow"/>
            <w:sz w:val="24"/>
            <w:szCs w:val="24"/>
          </w:rPr>
          <w:t>according</w:t>
        </w:r>
        <w:r w:rsidR="00A3594A" w:rsidRPr="00866C1E">
          <w:rPr>
            <w:rFonts w:ascii="Arial Narrow" w:hAnsi="Arial Narrow"/>
            <w:sz w:val="24"/>
            <w:szCs w:val="24"/>
          </w:rPr>
          <w:t xml:space="preserve"> </w:t>
        </w:r>
      </w:ins>
      <w:r w:rsidRPr="00866C1E">
        <w:rPr>
          <w:rFonts w:ascii="Arial Narrow" w:hAnsi="Arial Narrow"/>
          <w:sz w:val="24"/>
          <w:szCs w:val="24"/>
        </w:rPr>
        <w:t>sex and age group (</w:t>
      </w:r>
      <w:r w:rsidR="002D5271">
        <w:rPr>
          <w:rFonts w:ascii="Arial Narrow" w:hAnsi="Arial Narrow"/>
          <w:sz w:val="24"/>
          <w:szCs w:val="24"/>
        </w:rPr>
        <w:t>left</w:t>
      </w:r>
      <w:r w:rsidRPr="00866C1E">
        <w:rPr>
          <w:rFonts w:ascii="Arial Narrow" w:hAnsi="Arial Narrow"/>
          <w:sz w:val="24"/>
          <w:szCs w:val="24"/>
        </w:rPr>
        <w:t>) or by age group and sex (</w:t>
      </w:r>
      <w:r w:rsidR="002D5271">
        <w:rPr>
          <w:rFonts w:ascii="Arial Narrow" w:hAnsi="Arial Narrow"/>
          <w:sz w:val="24"/>
          <w:szCs w:val="24"/>
        </w:rPr>
        <w:t>right</w:t>
      </w:r>
      <w:r w:rsidR="000D5FB9">
        <w:rPr>
          <w:rFonts w:ascii="Arial Narrow" w:hAnsi="Arial Narrow"/>
          <w:sz w:val="24"/>
          <w:szCs w:val="24"/>
        </w:rPr>
        <w:t>)</w:t>
      </w:r>
    </w:p>
    <w:p w:rsidR="00FC53C4" w:rsidRPr="00866C1E" w:rsidRDefault="002D5271" w:rsidP="00FA1619">
      <w:commentRangeStart w:id="14"/>
      <w:r>
        <w:rPr>
          <w:noProof/>
          <w:lang w:val="ca-ES" w:eastAsia="ca-ES"/>
        </w:rPr>
        <w:drawing>
          <wp:inline distT="0" distB="0" distL="0" distR="0">
            <wp:extent cx="9265920" cy="251460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65920" cy="2514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commentRangeEnd w:id="14"/>
      <w:r w:rsidR="00A3594A">
        <w:rPr>
          <w:rStyle w:val="Refdecomentario"/>
        </w:rPr>
        <w:commentReference w:id="14"/>
      </w:r>
    </w:p>
    <w:p w:rsidR="00FA1619" w:rsidRPr="00866C1E" w:rsidRDefault="00FA1619">
      <w:r w:rsidRPr="00866C1E">
        <w:br w:type="page"/>
      </w:r>
    </w:p>
    <w:p w:rsidR="00FA1619" w:rsidRDefault="00FA1619" w:rsidP="00FA1619">
      <w:pPr>
        <w:jc w:val="both"/>
        <w:rPr>
          <w:rFonts w:ascii="Arial Narrow" w:hAnsi="Arial Narrow"/>
          <w:sz w:val="24"/>
          <w:szCs w:val="24"/>
        </w:rPr>
      </w:pPr>
      <w:commentRangeStart w:id="15"/>
      <w:proofErr w:type="gramStart"/>
      <w:r w:rsidRPr="00866C1E">
        <w:rPr>
          <w:rFonts w:ascii="Arial Narrow" w:hAnsi="Arial Narrow"/>
          <w:sz w:val="24"/>
          <w:szCs w:val="24"/>
        </w:rPr>
        <w:lastRenderedPageBreak/>
        <w:t xml:space="preserve">Table </w:t>
      </w:r>
      <w:r w:rsidR="00F870B1">
        <w:rPr>
          <w:rFonts w:ascii="Arial Narrow" w:hAnsi="Arial Narrow"/>
          <w:sz w:val="24"/>
          <w:szCs w:val="24"/>
        </w:rPr>
        <w:t>3</w:t>
      </w:r>
      <w:r w:rsidRPr="00866C1E">
        <w:rPr>
          <w:rFonts w:ascii="Arial Narrow" w:hAnsi="Arial Narrow"/>
          <w:sz w:val="24"/>
          <w:szCs w:val="24"/>
        </w:rPr>
        <w:t>.</w:t>
      </w:r>
      <w:proofErr w:type="gramEnd"/>
      <w:r w:rsidRPr="00866C1E">
        <w:rPr>
          <w:rFonts w:ascii="Arial Narrow" w:hAnsi="Arial Narrow"/>
          <w:sz w:val="24"/>
          <w:szCs w:val="24"/>
        </w:rPr>
        <w:t xml:space="preserve"> </w:t>
      </w:r>
      <w:r w:rsidR="000D7433">
        <w:rPr>
          <w:rFonts w:ascii="Arial Narrow" w:hAnsi="Arial Narrow"/>
          <w:sz w:val="24"/>
          <w:szCs w:val="24"/>
        </w:rPr>
        <w:t xml:space="preserve">First manifestation of cardiovascular disease by age group and sex </w:t>
      </w:r>
      <w:commentRangeEnd w:id="15"/>
      <w:r w:rsidR="00A3594A">
        <w:rPr>
          <w:rStyle w:val="Refdecomentario"/>
        </w:rPr>
        <w:commentReference w:id="15"/>
      </w:r>
    </w:p>
    <w:tbl>
      <w:tblPr>
        <w:tblStyle w:val="Listaclara-nfasis5"/>
        <w:tblW w:w="15049" w:type="dxa"/>
        <w:tblLook w:val="04A0"/>
        <w:tblPrChange w:id="16" w:author="Jordi Real" w:date="2020-11-02T09:01:00Z">
          <w:tblPr>
            <w:tblStyle w:val="Tablaconcuadrcula"/>
            <w:tblW w:w="15049" w:type="dxa"/>
            <w:tblLook w:val="04A0"/>
          </w:tblPr>
        </w:tblPrChange>
      </w:tblPr>
      <w:tblGrid>
        <w:gridCol w:w="1659"/>
        <w:gridCol w:w="1238"/>
        <w:gridCol w:w="993"/>
        <w:gridCol w:w="1116"/>
        <w:gridCol w:w="1116"/>
        <w:gridCol w:w="1116"/>
        <w:gridCol w:w="1116"/>
        <w:gridCol w:w="1238"/>
        <w:gridCol w:w="993"/>
        <w:gridCol w:w="1116"/>
        <w:gridCol w:w="1116"/>
        <w:gridCol w:w="1116"/>
        <w:gridCol w:w="1116"/>
        <w:tblGridChange w:id="17">
          <w:tblGrid>
            <w:gridCol w:w="1659"/>
            <w:gridCol w:w="1238"/>
            <w:gridCol w:w="993"/>
            <w:gridCol w:w="1116"/>
            <w:gridCol w:w="1116"/>
            <w:gridCol w:w="1116"/>
            <w:gridCol w:w="1116"/>
            <w:gridCol w:w="1238"/>
            <w:gridCol w:w="993"/>
            <w:gridCol w:w="1116"/>
            <w:gridCol w:w="1116"/>
            <w:gridCol w:w="1116"/>
            <w:gridCol w:w="1116"/>
          </w:tblGrid>
        </w:tblGridChange>
      </w:tblGrid>
      <w:tr w:rsidR="001B5D7F" w:rsidRPr="001B5D7F" w:rsidTr="00BB2C77">
        <w:trPr>
          <w:cnfStyle w:val="100000000000"/>
          <w:trHeight w:val="297"/>
          <w:trPrChange w:id="18" w:author="Jordi Real" w:date="2020-11-02T09:01:00Z">
            <w:trPr>
              <w:trHeight w:val="297"/>
            </w:trPr>
          </w:trPrChange>
        </w:trPr>
        <w:tc>
          <w:tcPr>
            <w:cnfStyle w:val="001000000000"/>
            <w:tcW w:w="0" w:type="auto"/>
            <w:noWrap/>
            <w:hideMark/>
            <w:tcPrChange w:id="19" w:author="Jordi Real" w:date="2020-11-02T09:01:00Z">
              <w:tcPr>
                <w:tcW w:w="0" w:type="auto"/>
                <w:noWrap/>
                <w:hideMark/>
              </w:tcPr>
            </w:tcPrChange>
          </w:tcPr>
          <w:p w:rsidR="001B5D7F" w:rsidRPr="00F72635" w:rsidRDefault="001B5D7F" w:rsidP="001B5D7F">
            <w:pPr>
              <w:jc w:val="both"/>
              <w:cnfStyle w:val="101000000000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  <w:tc>
          <w:tcPr>
            <w:tcW w:w="0" w:type="auto"/>
            <w:hideMark/>
            <w:tcPrChange w:id="20" w:author="Jordi Real" w:date="2020-11-02T09:01:00Z">
              <w:tcPr>
                <w:tcW w:w="0" w:type="auto"/>
                <w:hideMark/>
              </w:tcPr>
            </w:tcPrChange>
          </w:tcPr>
          <w:p w:rsidR="001B5D7F" w:rsidRPr="001B5D7F" w:rsidRDefault="001B5D7F" w:rsidP="001B5D7F">
            <w:pPr>
              <w:cnfStyle w:val="100000000000"/>
              <w:rPr>
                <w:rFonts w:ascii="Arial" w:eastAsia="Times New Roman" w:hAnsi="Arial" w:cs="Arial"/>
                <w:color w:val="333333"/>
                <w:lang w:val="es-ES" w:eastAsia="es-ES"/>
              </w:rPr>
            </w:pPr>
            <w:proofErr w:type="spellStart"/>
            <w:r w:rsidRPr="001B5D7F">
              <w:rPr>
                <w:rFonts w:ascii="Arial" w:eastAsia="Times New Roman" w:hAnsi="Arial" w:cs="Arial"/>
                <w:color w:val="333333"/>
                <w:lang w:val="es-ES" w:eastAsia="es-ES"/>
              </w:rPr>
              <w:t>Women</w:t>
            </w:r>
            <w:proofErr w:type="spellEnd"/>
          </w:p>
        </w:tc>
        <w:tc>
          <w:tcPr>
            <w:tcW w:w="0" w:type="auto"/>
            <w:noWrap/>
            <w:hideMark/>
            <w:tcPrChange w:id="21" w:author="Jordi Real" w:date="2020-11-02T09:01:00Z">
              <w:tcPr>
                <w:tcW w:w="0" w:type="auto"/>
                <w:noWrap/>
                <w:hideMark/>
              </w:tcPr>
            </w:tcPrChange>
          </w:tcPr>
          <w:p w:rsidR="001B5D7F" w:rsidRPr="001B5D7F" w:rsidRDefault="001B5D7F" w:rsidP="001B5D7F">
            <w:pPr>
              <w:cnfStyle w:val="100000000000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</w:p>
        </w:tc>
        <w:tc>
          <w:tcPr>
            <w:tcW w:w="0" w:type="auto"/>
            <w:noWrap/>
            <w:hideMark/>
            <w:tcPrChange w:id="22" w:author="Jordi Real" w:date="2020-11-02T09:01:00Z">
              <w:tcPr>
                <w:tcW w:w="0" w:type="auto"/>
                <w:noWrap/>
                <w:hideMark/>
              </w:tcPr>
            </w:tcPrChange>
          </w:tcPr>
          <w:p w:rsidR="001B5D7F" w:rsidRPr="001B5D7F" w:rsidRDefault="001B5D7F" w:rsidP="001B5D7F">
            <w:pPr>
              <w:cnfStyle w:val="100000000000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</w:p>
        </w:tc>
        <w:tc>
          <w:tcPr>
            <w:tcW w:w="0" w:type="auto"/>
            <w:noWrap/>
            <w:hideMark/>
            <w:tcPrChange w:id="23" w:author="Jordi Real" w:date="2020-11-02T09:01:00Z">
              <w:tcPr>
                <w:tcW w:w="0" w:type="auto"/>
                <w:noWrap/>
                <w:hideMark/>
              </w:tcPr>
            </w:tcPrChange>
          </w:tcPr>
          <w:p w:rsidR="001B5D7F" w:rsidRPr="001B5D7F" w:rsidRDefault="001B5D7F" w:rsidP="001B5D7F">
            <w:pPr>
              <w:cnfStyle w:val="100000000000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</w:p>
        </w:tc>
        <w:tc>
          <w:tcPr>
            <w:tcW w:w="0" w:type="auto"/>
            <w:noWrap/>
            <w:hideMark/>
            <w:tcPrChange w:id="24" w:author="Jordi Real" w:date="2020-11-02T09:01:00Z">
              <w:tcPr>
                <w:tcW w:w="0" w:type="auto"/>
                <w:noWrap/>
                <w:hideMark/>
              </w:tcPr>
            </w:tcPrChange>
          </w:tcPr>
          <w:p w:rsidR="001B5D7F" w:rsidRPr="001B5D7F" w:rsidRDefault="001B5D7F" w:rsidP="001B5D7F">
            <w:pPr>
              <w:cnfStyle w:val="100000000000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</w:p>
        </w:tc>
        <w:tc>
          <w:tcPr>
            <w:tcW w:w="0" w:type="auto"/>
            <w:noWrap/>
            <w:hideMark/>
            <w:tcPrChange w:id="25" w:author="Jordi Real" w:date="2020-11-02T09:01:00Z">
              <w:tcPr>
                <w:tcW w:w="0" w:type="auto"/>
                <w:noWrap/>
                <w:hideMark/>
              </w:tcPr>
            </w:tcPrChange>
          </w:tcPr>
          <w:p w:rsidR="001B5D7F" w:rsidRPr="001B5D7F" w:rsidRDefault="001B5D7F" w:rsidP="001B5D7F">
            <w:pPr>
              <w:cnfStyle w:val="100000000000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</w:p>
        </w:tc>
        <w:tc>
          <w:tcPr>
            <w:tcW w:w="0" w:type="auto"/>
            <w:noWrap/>
            <w:hideMark/>
            <w:tcPrChange w:id="26" w:author="Jordi Real" w:date="2020-11-02T09:01:00Z">
              <w:tcPr>
                <w:tcW w:w="0" w:type="auto"/>
                <w:noWrap/>
                <w:hideMark/>
              </w:tcPr>
            </w:tcPrChange>
          </w:tcPr>
          <w:p w:rsidR="001B5D7F" w:rsidRPr="001B5D7F" w:rsidRDefault="001B5D7F" w:rsidP="001B5D7F">
            <w:pPr>
              <w:cnfStyle w:val="100000000000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proofErr w:type="spellStart"/>
            <w:r w:rsidRPr="001B5D7F">
              <w:rPr>
                <w:rFonts w:ascii="Calibri" w:eastAsia="Times New Roman" w:hAnsi="Calibri" w:cs="Calibri"/>
                <w:color w:val="000000"/>
                <w:lang w:val="es-ES" w:eastAsia="es-ES"/>
              </w:rPr>
              <w:t>Men</w:t>
            </w:r>
            <w:proofErr w:type="spellEnd"/>
          </w:p>
        </w:tc>
        <w:tc>
          <w:tcPr>
            <w:tcW w:w="0" w:type="auto"/>
            <w:noWrap/>
            <w:hideMark/>
            <w:tcPrChange w:id="27" w:author="Jordi Real" w:date="2020-11-02T09:01:00Z">
              <w:tcPr>
                <w:tcW w:w="0" w:type="auto"/>
                <w:noWrap/>
                <w:hideMark/>
              </w:tcPr>
            </w:tcPrChange>
          </w:tcPr>
          <w:p w:rsidR="001B5D7F" w:rsidRPr="001B5D7F" w:rsidRDefault="001B5D7F" w:rsidP="001B5D7F">
            <w:pPr>
              <w:cnfStyle w:val="100000000000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</w:p>
        </w:tc>
        <w:tc>
          <w:tcPr>
            <w:tcW w:w="0" w:type="auto"/>
            <w:noWrap/>
            <w:hideMark/>
            <w:tcPrChange w:id="28" w:author="Jordi Real" w:date="2020-11-02T09:01:00Z">
              <w:tcPr>
                <w:tcW w:w="0" w:type="auto"/>
                <w:noWrap/>
                <w:hideMark/>
              </w:tcPr>
            </w:tcPrChange>
          </w:tcPr>
          <w:p w:rsidR="001B5D7F" w:rsidRPr="001B5D7F" w:rsidRDefault="001B5D7F" w:rsidP="001B5D7F">
            <w:pPr>
              <w:cnfStyle w:val="100000000000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</w:p>
        </w:tc>
        <w:tc>
          <w:tcPr>
            <w:tcW w:w="0" w:type="auto"/>
            <w:noWrap/>
            <w:hideMark/>
            <w:tcPrChange w:id="29" w:author="Jordi Real" w:date="2020-11-02T09:01:00Z">
              <w:tcPr>
                <w:tcW w:w="0" w:type="auto"/>
                <w:noWrap/>
                <w:hideMark/>
              </w:tcPr>
            </w:tcPrChange>
          </w:tcPr>
          <w:p w:rsidR="001B5D7F" w:rsidRPr="001B5D7F" w:rsidRDefault="001B5D7F" w:rsidP="001B5D7F">
            <w:pPr>
              <w:cnfStyle w:val="100000000000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</w:p>
        </w:tc>
        <w:tc>
          <w:tcPr>
            <w:tcW w:w="0" w:type="auto"/>
            <w:noWrap/>
            <w:hideMark/>
            <w:tcPrChange w:id="30" w:author="Jordi Real" w:date="2020-11-02T09:01:00Z">
              <w:tcPr>
                <w:tcW w:w="0" w:type="auto"/>
                <w:noWrap/>
                <w:hideMark/>
              </w:tcPr>
            </w:tcPrChange>
          </w:tcPr>
          <w:p w:rsidR="001B5D7F" w:rsidRPr="001B5D7F" w:rsidRDefault="001B5D7F" w:rsidP="001B5D7F">
            <w:pPr>
              <w:cnfStyle w:val="100000000000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</w:p>
        </w:tc>
        <w:tc>
          <w:tcPr>
            <w:tcW w:w="1116" w:type="dxa"/>
            <w:noWrap/>
            <w:hideMark/>
            <w:tcPrChange w:id="31" w:author="Jordi Real" w:date="2020-11-02T09:01:00Z">
              <w:tcPr>
                <w:tcW w:w="1116" w:type="dxa"/>
                <w:noWrap/>
                <w:hideMark/>
              </w:tcPr>
            </w:tcPrChange>
          </w:tcPr>
          <w:p w:rsidR="001B5D7F" w:rsidRPr="001B5D7F" w:rsidRDefault="001B5D7F" w:rsidP="001B5D7F">
            <w:pPr>
              <w:cnfStyle w:val="100000000000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</w:p>
        </w:tc>
      </w:tr>
      <w:tr w:rsidR="001B5D7F" w:rsidRPr="001B5D7F" w:rsidTr="00BB2C77">
        <w:trPr>
          <w:cnfStyle w:val="000000100000"/>
          <w:trHeight w:val="297"/>
          <w:trPrChange w:id="32" w:author="Jordi Real" w:date="2020-11-02T09:01:00Z">
            <w:trPr>
              <w:trHeight w:val="297"/>
            </w:trPr>
          </w:trPrChange>
        </w:trPr>
        <w:tc>
          <w:tcPr>
            <w:cnfStyle w:val="001000000000"/>
            <w:tcW w:w="0" w:type="auto"/>
            <w:noWrap/>
            <w:hideMark/>
            <w:tcPrChange w:id="33" w:author="Jordi Real" w:date="2020-11-02T09:01:00Z">
              <w:tcPr>
                <w:tcW w:w="0" w:type="auto"/>
                <w:noWrap/>
                <w:hideMark/>
              </w:tcPr>
            </w:tcPrChange>
          </w:tcPr>
          <w:p w:rsidR="001B5D7F" w:rsidRPr="001B5D7F" w:rsidRDefault="001B5D7F" w:rsidP="001B5D7F">
            <w:pPr>
              <w:jc w:val="both"/>
              <w:cnfStyle w:val="001000100000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</w:p>
        </w:tc>
        <w:tc>
          <w:tcPr>
            <w:tcW w:w="0" w:type="auto"/>
            <w:hideMark/>
            <w:tcPrChange w:id="34" w:author="Jordi Real" w:date="2020-11-02T09:01:00Z">
              <w:tcPr>
                <w:tcW w:w="0" w:type="auto"/>
                <w:hideMark/>
              </w:tcPr>
            </w:tcPrChange>
          </w:tcPr>
          <w:p w:rsidR="001B5D7F" w:rsidRPr="001B5D7F" w:rsidRDefault="001B5D7F" w:rsidP="001B5D7F">
            <w:pPr>
              <w:cnfStyle w:val="000000100000"/>
              <w:rPr>
                <w:rFonts w:ascii="Arial" w:eastAsia="Times New Roman" w:hAnsi="Arial" w:cs="Arial"/>
                <w:b/>
                <w:bCs/>
                <w:color w:val="333333"/>
                <w:lang w:val="es-ES" w:eastAsia="es-ES"/>
              </w:rPr>
            </w:pPr>
            <w:r w:rsidRPr="001B5D7F">
              <w:rPr>
                <w:rFonts w:ascii="Arial" w:eastAsia="Times New Roman" w:hAnsi="Arial" w:cs="Arial"/>
                <w:b/>
                <w:bCs/>
                <w:color w:val="333333"/>
                <w:lang w:val="es-ES" w:eastAsia="es-ES"/>
              </w:rPr>
              <w:t>[ALL]</w:t>
            </w:r>
          </w:p>
        </w:tc>
        <w:tc>
          <w:tcPr>
            <w:tcW w:w="0" w:type="auto"/>
            <w:hideMark/>
            <w:tcPrChange w:id="35" w:author="Jordi Real" w:date="2020-11-02T09:01:00Z">
              <w:tcPr>
                <w:tcW w:w="0" w:type="auto"/>
                <w:hideMark/>
              </w:tcPr>
            </w:tcPrChange>
          </w:tcPr>
          <w:p w:rsidR="001B5D7F" w:rsidRPr="001B5D7F" w:rsidRDefault="001B5D7F" w:rsidP="001B5D7F">
            <w:pPr>
              <w:cnfStyle w:val="000000100000"/>
              <w:rPr>
                <w:rFonts w:ascii="Arial" w:eastAsia="Times New Roman" w:hAnsi="Arial" w:cs="Arial"/>
                <w:b/>
                <w:bCs/>
                <w:color w:val="333333"/>
                <w:lang w:val="es-ES" w:eastAsia="es-ES"/>
              </w:rPr>
            </w:pPr>
            <w:r w:rsidRPr="001B5D7F">
              <w:rPr>
                <w:rFonts w:ascii="Arial" w:eastAsia="Times New Roman" w:hAnsi="Arial" w:cs="Arial"/>
                <w:b/>
                <w:bCs/>
                <w:color w:val="333333"/>
                <w:lang w:val="es-ES" w:eastAsia="es-ES"/>
              </w:rPr>
              <w:t>Y</w:t>
            </w:r>
          </w:p>
        </w:tc>
        <w:tc>
          <w:tcPr>
            <w:tcW w:w="0" w:type="auto"/>
            <w:hideMark/>
            <w:tcPrChange w:id="36" w:author="Jordi Real" w:date="2020-11-02T09:01:00Z">
              <w:tcPr>
                <w:tcW w:w="0" w:type="auto"/>
                <w:hideMark/>
              </w:tcPr>
            </w:tcPrChange>
          </w:tcPr>
          <w:p w:rsidR="001B5D7F" w:rsidRPr="001B5D7F" w:rsidRDefault="001B5D7F" w:rsidP="001B5D7F">
            <w:pPr>
              <w:cnfStyle w:val="000000100000"/>
              <w:rPr>
                <w:rFonts w:ascii="Arial" w:eastAsia="Times New Roman" w:hAnsi="Arial" w:cs="Arial"/>
                <w:b/>
                <w:bCs/>
                <w:color w:val="333333"/>
                <w:lang w:val="es-ES" w:eastAsia="es-ES"/>
              </w:rPr>
            </w:pPr>
            <w:r w:rsidRPr="001B5D7F">
              <w:rPr>
                <w:rFonts w:ascii="Arial" w:eastAsia="Times New Roman" w:hAnsi="Arial" w:cs="Arial"/>
                <w:b/>
                <w:bCs/>
                <w:color w:val="333333"/>
                <w:lang w:val="es-ES" w:eastAsia="es-ES"/>
              </w:rPr>
              <w:t>EA</w:t>
            </w:r>
          </w:p>
        </w:tc>
        <w:tc>
          <w:tcPr>
            <w:tcW w:w="0" w:type="auto"/>
            <w:hideMark/>
            <w:tcPrChange w:id="37" w:author="Jordi Real" w:date="2020-11-02T09:01:00Z">
              <w:tcPr>
                <w:tcW w:w="0" w:type="auto"/>
                <w:hideMark/>
              </w:tcPr>
            </w:tcPrChange>
          </w:tcPr>
          <w:p w:rsidR="001B5D7F" w:rsidRPr="001B5D7F" w:rsidRDefault="001B5D7F" w:rsidP="001B5D7F">
            <w:pPr>
              <w:cnfStyle w:val="000000100000"/>
              <w:rPr>
                <w:rFonts w:ascii="Arial" w:eastAsia="Times New Roman" w:hAnsi="Arial" w:cs="Arial"/>
                <w:b/>
                <w:bCs/>
                <w:color w:val="333333"/>
                <w:lang w:val="es-ES" w:eastAsia="es-ES"/>
              </w:rPr>
            </w:pPr>
            <w:r w:rsidRPr="001B5D7F">
              <w:rPr>
                <w:rFonts w:ascii="Arial" w:eastAsia="Times New Roman" w:hAnsi="Arial" w:cs="Arial"/>
                <w:b/>
                <w:bCs/>
                <w:color w:val="333333"/>
                <w:lang w:val="es-ES" w:eastAsia="es-ES"/>
              </w:rPr>
              <w:t>MA</w:t>
            </w:r>
          </w:p>
        </w:tc>
        <w:tc>
          <w:tcPr>
            <w:tcW w:w="0" w:type="auto"/>
            <w:hideMark/>
            <w:tcPrChange w:id="38" w:author="Jordi Real" w:date="2020-11-02T09:01:00Z">
              <w:tcPr>
                <w:tcW w:w="0" w:type="auto"/>
                <w:hideMark/>
              </w:tcPr>
            </w:tcPrChange>
          </w:tcPr>
          <w:p w:rsidR="001B5D7F" w:rsidRPr="001B5D7F" w:rsidRDefault="001B5D7F" w:rsidP="001B5D7F">
            <w:pPr>
              <w:cnfStyle w:val="000000100000"/>
              <w:rPr>
                <w:rFonts w:ascii="Arial" w:eastAsia="Times New Roman" w:hAnsi="Arial" w:cs="Arial"/>
                <w:b/>
                <w:bCs/>
                <w:color w:val="333333"/>
                <w:lang w:val="es-ES" w:eastAsia="es-ES"/>
              </w:rPr>
            </w:pPr>
            <w:r w:rsidRPr="001B5D7F">
              <w:rPr>
                <w:rFonts w:ascii="Arial" w:eastAsia="Times New Roman" w:hAnsi="Arial" w:cs="Arial"/>
                <w:b/>
                <w:bCs/>
                <w:color w:val="333333"/>
                <w:lang w:val="es-ES" w:eastAsia="es-ES"/>
              </w:rPr>
              <w:t>YO</w:t>
            </w:r>
          </w:p>
        </w:tc>
        <w:tc>
          <w:tcPr>
            <w:tcW w:w="0" w:type="auto"/>
            <w:hideMark/>
            <w:tcPrChange w:id="39" w:author="Jordi Real" w:date="2020-11-02T09:01:00Z">
              <w:tcPr>
                <w:tcW w:w="0" w:type="auto"/>
                <w:hideMark/>
              </w:tcPr>
            </w:tcPrChange>
          </w:tcPr>
          <w:p w:rsidR="001B5D7F" w:rsidRPr="001B5D7F" w:rsidRDefault="001B5D7F" w:rsidP="001B5D7F">
            <w:pPr>
              <w:cnfStyle w:val="000000100000"/>
              <w:rPr>
                <w:rFonts w:ascii="Arial" w:eastAsia="Times New Roman" w:hAnsi="Arial" w:cs="Arial"/>
                <w:b/>
                <w:bCs/>
                <w:color w:val="333333"/>
                <w:lang w:val="es-ES" w:eastAsia="es-ES"/>
              </w:rPr>
            </w:pPr>
            <w:r w:rsidRPr="001B5D7F">
              <w:rPr>
                <w:rFonts w:ascii="Arial" w:eastAsia="Times New Roman" w:hAnsi="Arial" w:cs="Arial"/>
                <w:b/>
                <w:bCs/>
                <w:color w:val="333333"/>
                <w:lang w:val="es-ES" w:eastAsia="es-ES"/>
              </w:rPr>
              <w:t>MVO</w:t>
            </w:r>
          </w:p>
        </w:tc>
        <w:tc>
          <w:tcPr>
            <w:tcW w:w="0" w:type="auto"/>
            <w:hideMark/>
            <w:tcPrChange w:id="40" w:author="Jordi Real" w:date="2020-11-02T09:01:00Z">
              <w:tcPr>
                <w:tcW w:w="0" w:type="auto"/>
                <w:hideMark/>
              </w:tcPr>
            </w:tcPrChange>
          </w:tcPr>
          <w:p w:rsidR="001B5D7F" w:rsidRPr="001B5D7F" w:rsidRDefault="001B5D7F" w:rsidP="001B5D7F">
            <w:pPr>
              <w:cnfStyle w:val="000000100000"/>
              <w:rPr>
                <w:rFonts w:ascii="Arial" w:eastAsia="Times New Roman" w:hAnsi="Arial" w:cs="Arial"/>
                <w:b/>
                <w:bCs/>
                <w:color w:val="333333"/>
                <w:lang w:val="es-ES" w:eastAsia="es-ES"/>
              </w:rPr>
            </w:pPr>
            <w:r w:rsidRPr="001B5D7F">
              <w:rPr>
                <w:rFonts w:ascii="Arial" w:eastAsia="Times New Roman" w:hAnsi="Arial" w:cs="Arial"/>
                <w:b/>
                <w:bCs/>
                <w:color w:val="333333"/>
                <w:lang w:val="es-ES" w:eastAsia="es-ES"/>
              </w:rPr>
              <w:t>[ALL]</w:t>
            </w:r>
          </w:p>
        </w:tc>
        <w:tc>
          <w:tcPr>
            <w:tcW w:w="0" w:type="auto"/>
            <w:hideMark/>
            <w:tcPrChange w:id="41" w:author="Jordi Real" w:date="2020-11-02T09:01:00Z">
              <w:tcPr>
                <w:tcW w:w="0" w:type="auto"/>
                <w:hideMark/>
              </w:tcPr>
            </w:tcPrChange>
          </w:tcPr>
          <w:p w:rsidR="001B5D7F" w:rsidRPr="001B5D7F" w:rsidRDefault="001B5D7F" w:rsidP="001B5D7F">
            <w:pPr>
              <w:cnfStyle w:val="000000100000"/>
              <w:rPr>
                <w:rFonts w:ascii="Arial" w:eastAsia="Times New Roman" w:hAnsi="Arial" w:cs="Arial"/>
                <w:b/>
                <w:bCs/>
                <w:color w:val="333333"/>
                <w:lang w:val="es-ES" w:eastAsia="es-ES"/>
              </w:rPr>
            </w:pPr>
            <w:r w:rsidRPr="001B5D7F">
              <w:rPr>
                <w:rFonts w:ascii="Arial" w:eastAsia="Times New Roman" w:hAnsi="Arial" w:cs="Arial"/>
                <w:b/>
                <w:bCs/>
                <w:color w:val="333333"/>
                <w:lang w:val="es-ES" w:eastAsia="es-ES"/>
              </w:rPr>
              <w:t>Y</w:t>
            </w:r>
          </w:p>
        </w:tc>
        <w:tc>
          <w:tcPr>
            <w:tcW w:w="0" w:type="auto"/>
            <w:hideMark/>
            <w:tcPrChange w:id="42" w:author="Jordi Real" w:date="2020-11-02T09:01:00Z">
              <w:tcPr>
                <w:tcW w:w="0" w:type="auto"/>
                <w:hideMark/>
              </w:tcPr>
            </w:tcPrChange>
          </w:tcPr>
          <w:p w:rsidR="001B5D7F" w:rsidRPr="001B5D7F" w:rsidRDefault="001B5D7F" w:rsidP="001B5D7F">
            <w:pPr>
              <w:cnfStyle w:val="000000100000"/>
              <w:rPr>
                <w:rFonts w:ascii="Arial" w:eastAsia="Times New Roman" w:hAnsi="Arial" w:cs="Arial"/>
                <w:b/>
                <w:bCs/>
                <w:color w:val="333333"/>
                <w:lang w:val="es-ES" w:eastAsia="es-ES"/>
              </w:rPr>
            </w:pPr>
            <w:r w:rsidRPr="001B5D7F">
              <w:rPr>
                <w:rFonts w:ascii="Arial" w:eastAsia="Times New Roman" w:hAnsi="Arial" w:cs="Arial"/>
                <w:b/>
                <w:bCs/>
                <w:color w:val="333333"/>
                <w:lang w:val="es-ES" w:eastAsia="es-ES"/>
              </w:rPr>
              <w:t>EA</w:t>
            </w:r>
          </w:p>
        </w:tc>
        <w:tc>
          <w:tcPr>
            <w:tcW w:w="0" w:type="auto"/>
            <w:hideMark/>
            <w:tcPrChange w:id="43" w:author="Jordi Real" w:date="2020-11-02T09:01:00Z">
              <w:tcPr>
                <w:tcW w:w="0" w:type="auto"/>
                <w:hideMark/>
              </w:tcPr>
            </w:tcPrChange>
          </w:tcPr>
          <w:p w:rsidR="001B5D7F" w:rsidRPr="001B5D7F" w:rsidRDefault="001B5D7F" w:rsidP="001B5D7F">
            <w:pPr>
              <w:cnfStyle w:val="000000100000"/>
              <w:rPr>
                <w:rFonts w:ascii="Arial" w:eastAsia="Times New Roman" w:hAnsi="Arial" w:cs="Arial"/>
                <w:b/>
                <w:bCs/>
                <w:color w:val="333333"/>
                <w:lang w:val="es-ES" w:eastAsia="es-ES"/>
              </w:rPr>
            </w:pPr>
            <w:r w:rsidRPr="001B5D7F">
              <w:rPr>
                <w:rFonts w:ascii="Arial" w:eastAsia="Times New Roman" w:hAnsi="Arial" w:cs="Arial"/>
                <w:b/>
                <w:bCs/>
                <w:color w:val="333333"/>
                <w:lang w:val="es-ES" w:eastAsia="es-ES"/>
              </w:rPr>
              <w:t>MA</w:t>
            </w:r>
          </w:p>
        </w:tc>
        <w:tc>
          <w:tcPr>
            <w:tcW w:w="0" w:type="auto"/>
            <w:hideMark/>
            <w:tcPrChange w:id="44" w:author="Jordi Real" w:date="2020-11-02T09:01:00Z">
              <w:tcPr>
                <w:tcW w:w="0" w:type="auto"/>
                <w:hideMark/>
              </w:tcPr>
            </w:tcPrChange>
          </w:tcPr>
          <w:p w:rsidR="001B5D7F" w:rsidRPr="001B5D7F" w:rsidRDefault="001B5D7F" w:rsidP="001B5D7F">
            <w:pPr>
              <w:cnfStyle w:val="000000100000"/>
              <w:rPr>
                <w:rFonts w:ascii="Arial" w:eastAsia="Times New Roman" w:hAnsi="Arial" w:cs="Arial"/>
                <w:b/>
                <w:bCs/>
                <w:color w:val="333333"/>
                <w:lang w:val="es-ES" w:eastAsia="es-ES"/>
              </w:rPr>
            </w:pPr>
            <w:r w:rsidRPr="001B5D7F">
              <w:rPr>
                <w:rFonts w:ascii="Arial" w:eastAsia="Times New Roman" w:hAnsi="Arial" w:cs="Arial"/>
                <w:b/>
                <w:bCs/>
                <w:color w:val="333333"/>
                <w:lang w:val="es-ES" w:eastAsia="es-ES"/>
              </w:rPr>
              <w:t>YO</w:t>
            </w:r>
          </w:p>
        </w:tc>
        <w:tc>
          <w:tcPr>
            <w:tcW w:w="1116" w:type="dxa"/>
            <w:hideMark/>
            <w:tcPrChange w:id="45" w:author="Jordi Real" w:date="2020-11-02T09:01:00Z">
              <w:tcPr>
                <w:tcW w:w="1116" w:type="dxa"/>
                <w:hideMark/>
              </w:tcPr>
            </w:tcPrChange>
          </w:tcPr>
          <w:p w:rsidR="001B5D7F" w:rsidRPr="001B5D7F" w:rsidRDefault="001B5D7F" w:rsidP="001B5D7F">
            <w:pPr>
              <w:cnfStyle w:val="000000100000"/>
              <w:rPr>
                <w:rFonts w:ascii="Arial" w:eastAsia="Times New Roman" w:hAnsi="Arial" w:cs="Arial"/>
                <w:b/>
                <w:bCs/>
                <w:color w:val="333333"/>
                <w:lang w:val="es-ES" w:eastAsia="es-ES"/>
              </w:rPr>
            </w:pPr>
            <w:r w:rsidRPr="001B5D7F">
              <w:rPr>
                <w:rFonts w:ascii="Arial" w:eastAsia="Times New Roman" w:hAnsi="Arial" w:cs="Arial"/>
                <w:b/>
                <w:bCs/>
                <w:color w:val="333333"/>
                <w:lang w:val="es-ES" w:eastAsia="es-ES"/>
              </w:rPr>
              <w:t>MVO</w:t>
            </w:r>
          </w:p>
        </w:tc>
      </w:tr>
      <w:tr w:rsidR="001B5D7F" w:rsidRPr="001B5D7F" w:rsidTr="00BB2C77">
        <w:trPr>
          <w:trHeight w:val="312"/>
          <w:trPrChange w:id="46" w:author="Jordi Real" w:date="2020-11-02T09:01:00Z">
            <w:trPr>
              <w:trHeight w:val="312"/>
            </w:trPr>
          </w:trPrChange>
        </w:trPr>
        <w:tc>
          <w:tcPr>
            <w:cnfStyle w:val="001000000000"/>
            <w:tcW w:w="0" w:type="auto"/>
            <w:noWrap/>
            <w:hideMark/>
            <w:tcPrChange w:id="47" w:author="Jordi Real" w:date="2020-11-02T09:01:00Z">
              <w:tcPr>
                <w:tcW w:w="0" w:type="auto"/>
                <w:noWrap/>
                <w:hideMark/>
              </w:tcPr>
            </w:tcPrChange>
          </w:tcPr>
          <w:p w:rsidR="001B5D7F" w:rsidRPr="001B5D7F" w:rsidRDefault="001B5D7F" w:rsidP="001B5D7F">
            <w:pPr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</w:p>
        </w:tc>
        <w:tc>
          <w:tcPr>
            <w:tcW w:w="0" w:type="auto"/>
            <w:hideMark/>
            <w:tcPrChange w:id="48" w:author="Jordi Real" w:date="2020-11-02T09:01:00Z">
              <w:tcPr>
                <w:tcW w:w="0" w:type="auto"/>
                <w:hideMark/>
              </w:tcPr>
            </w:tcPrChange>
          </w:tcPr>
          <w:p w:rsidR="001B5D7F" w:rsidRPr="001B5D7F" w:rsidRDefault="001B5D7F" w:rsidP="001B5D7F">
            <w:pPr>
              <w:jc w:val="center"/>
              <w:cnfStyle w:val="000000000000"/>
              <w:rPr>
                <w:rFonts w:ascii="Arial" w:eastAsia="Times New Roman" w:hAnsi="Arial" w:cs="Arial"/>
                <w:i/>
                <w:iCs/>
                <w:color w:val="333333"/>
                <w:lang w:val="es-ES" w:eastAsia="es-ES"/>
              </w:rPr>
            </w:pPr>
            <w:r w:rsidRPr="001B5D7F">
              <w:rPr>
                <w:rFonts w:ascii="Arial" w:eastAsia="Times New Roman" w:hAnsi="Arial" w:cs="Arial"/>
                <w:i/>
                <w:iCs/>
                <w:color w:val="333333"/>
                <w:lang w:val="es-ES" w:eastAsia="es-ES"/>
              </w:rPr>
              <w:t>N=120567</w:t>
            </w:r>
          </w:p>
        </w:tc>
        <w:tc>
          <w:tcPr>
            <w:tcW w:w="0" w:type="auto"/>
            <w:hideMark/>
            <w:tcPrChange w:id="49" w:author="Jordi Real" w:date="2020-11-02T09:01:00Z">
              <w:tcPr>
                <w:tcW w:w="0" w:type="auto"/>
                <w:hideMark/>
              </w:tcPr>
            </w:tcPrChange>
          </w:tcPr>
          <w:p w:rsidR="001B5D7F" w:rsidRPr="001B5D7F" w:rsidRDefault="001B5D7F" w:rsidP="001B5D7F">
            <w:pPr>
              <w:jc w:val="center"/>
              <w:cnfStyle w:val="000000000000"/>
              <w:rPr>
                <w:rFonts w:ascii="Arial" w:eastAsia="Times New Roman" w:hAnsi="Arial" w:cs="Arial"/>
                <w:i/>
                <w:iCs/>
                <w:color w:val="333333"/>
                <w:lang w:val="es-ES" w:eastAsia="es-ES"/>
              </w:rPr>
            </w:pPr>
            <w:r w:rsidRPr="001B5D7F">
              <w:rPr>
                <w:rFonts w:ascii="Arial" w:eastAsia="Times New Roman" w:hAnsi="Arial" w:cs="Arial"/>
                <w:i/>
                <w:iCs/>
                <w:color w:val="333333"/>
                <w:lang w:val="es-ES" w:eastAsia="es-ES"/>
              </w:rPr>
              <w:t>N=1297</w:t>
            </w:r>
          </w:p>
        </w:tc>
        <w:tc>
          <w:tcPr>
            <w:tcW w:w="0" w:type="auto"/>
            <w:hideMark/>
            <w:tcPrChange w:id="50" w:author="Jordi Real" w:date="2020-11-02T09:01:00Z">
              <w:tcPr>
                <w:tcW w:w="0" w:type="auto"/>
                <w:hideMark/>
              </w:tcPr>
            </w:tcPrChange>
          </w:tcPr>
          <w:p w:rsidR="001B5D7F" w:rsidRPr="001B5D7F" w:rsidRDefault="001B5D7F" w:rsidP="001B5D7F">
            <w:pPr>
              <w:jc w:val="center"/>
              <w:cnfStyle w:val="000000000000"/>
              <w:rPr>
                <w:rFonts w:ascii="Arial" w:eastAsia="Times New Roman" w:hAnsi="Arial" w:cs="Arial"/>
                <w:i/>
                <w:iCs/>
                <w:color w:val="333333"/>
                <w:lang w:val="es-ES" w:eastAsia="es-ES"/>
              </w:rPr>
            </w:pPr>
            <w:r w:rsidRPr="001B5D7F">
              <w:rPr>
                <w:rFonts w:ascii="Arial" w:eastAsia="Times New Roman" w:hAnsi="Arial" w:cs="Arial"/>
                <w:i/>
                <w:iCs/>
                <w:color w:val="333333"/>
                <w:lang w:val="es-ES" w:eastAsia="es-ES"/>
              </w:rPr>
              <w:t>N=28724</w:t>
            </w:r>
          </w:p>
        </w:tc>
        <w:tc>
          <w:tcPr>
            <w:tcW w:w="0" w:type="auto"/>
            <w:hideMark/>
            <w:tcPrChange w:id="51" w:author="Jordi Real" w:date="2020-11-02T09:01:00Z">
              <w:tcPr>
                <w:tcW w:w="0" w:type="auto"/>
                <w:hideMark/>
              </w:tcPr>
            </w:tcPrChange>
          </w:tcPr>
          <w:p w:rsidR="001B5D7F" w:rsidRPr="001B5D7F" w:rsidRDefault="001B5D7F" w:rsidP="001B5D7F">
            <w:pPr>
              <w:jc w:val="center"/>
              <w:cnfStyle w:val="000000000000"/>
              <w:rPr>
                <w:rFonts w:ascii="Arial" w:eastAsia="Times New Roman" w:hAnsi="Arial" w:cs="Arial"/>
                <w:i/>
                <w:iCs/>
                <w:color w:val="333333"/>
                <w:lang w:val="es-ES" w:eastAsia="es-ES"/>
              </w:rPr>
            </w:pPr>
            <w:r w:rsidRPr="001B5D7F">
              <w:rPr>
                <w:rFonts w:ascii="Arial" w:eastAsia="Times New Roman" w:hAnsi="Arial" w:cs="Arial"/>
                <w:i/>
                <w:iCs/>
                <w:color w:val="333333"/>
                <w:lang w:val="es-ES" w:eastAsia="es-ES"/>
              </w:rPr>
              <w:t>N=12547</w:t>
            </w:r>
          </w:p>
        </w:tc>
        <w:tc>
          <w:tcPr>
            <w:tcW w:w="0" w:type="auto"/>
            <w:hideMark/>
            <w:tcPrChange w:id="52" w:author="Jordi Real" w:date="2020-11-02T09:01:00Z">
              <w:tcPr>
                <w:tcW w:w="0" w:type="auto"/>
                <w:hideMark/>
              </w:tcPr>
            </w:tcPrChange>
          </w:tcPr>
          <w:p w:rsidR="001B5D7F" w:rsidRPr="001B5D7F" w:rsidRDefault="001B5D7F" w:rsidP="001B5D7F">
            <w:pPr>
              <w:jc w:val="center"/>
              <w:cnfStyle w:val="000000000000"/>
              <w:rPr>
                <w:rFonts w:ascii="Arial" w:eastAsia="Times New Roman" w:hAnsi="Arial" w:cs="Arial"/>
                <w:i/>
                <w:iCs/>
                <w:color w:val="333333"/>
                <w:lang w:val="es-ES" w:eastAsia="es-ES"/>
              </w:rPr>
            </w:pPr>
            <w:r w:rsidRPr="001B5D7F">
              <w:rPr>
                <w:rFonts w:ascii="Arial" w:eastAsia="Times New Roman" w:hAnsi="Arial" w:cs="Arial"/>
                <w:i/>
                <w:iCs/>
                <w:color w:val="333333"/>
                <w:lang w:val="es-ES" w:eastAsia="es-ES"/>
              </w:rPr>
              <w:t>N=15884</w:t>
            </w:r>
          </w:p>
        </w:tc>
        <w:tc>
          <w:tcPr>
            <w:tcW w:w="0" w:type="auto"/>
            <w:hideMark/>
            <w:tcPrChange w:id="53" w:author="Jordi Real" w:date="2020-11-02T09:01:00Z">
              <w:tcPr>
                <w:tcW w:w="0" w:type="auto"/>
                <w:hideMark/>
              </w:tcPr>
            </w:tcPrChange>
          </w:tcPr>
          <w:p w:rsidR="001B5D7F" w:rsidRPr="001B5D7F" w:rsidRDefault="001B5D7F" w:rsidP="001B5D7F">
            <w:pPr>
              <w:jc w:val="center"/>
              <w:cnfStyle w:val="000000000000"/>
              <w:rPr>
                <w:rFonts w:ascii="Arial" w:eastAsia="Times New Roman" w:hAnsi="Arial" w:cs="Arial"/>
                <w:i/>
                <w:iCs/>
                <w:color w:val="333333"/>
                <w:lang w:val="es-ES" w:eastAsia="es-ES"/>
              </w:rPr>
            </w:pPr>
            <w:r w:rsidRPr="001B5D7F">
              <w:rPr>
                <w:rFonts w:ascii="Arial" w:eastAsia="Times New Roman" w:hAnsi="Arial" w:cs="Arial"/>
                <w:i/>
                <w:iCs/>
                <w:color w:val="333333"/>
                <w:lang w:val="es-ES" w:eastAsia="es-ES"/>
              </w:rPr>
              <w:t>N=62115</w:t>
            </w:r>
          </w:p>
        </w:tc>
        <w:tc>
          <w:tcPr>
            <w:tcW w:w="0" w:type="auto"/>
            <w:hideMark/>
            <w:tcPrChange w:id="54" w:author="Jordi Real" w:date="2020-11-02T09:01:00Z">
              <w:tcPr>
                <w:tcW w:w="0" w:type="auto"/>
                <w:hideMark/>
              </w:tcPr>
            </w:tcPrChange>
          </w:tcPr>
          <w:p w:rsidR="001B5D7F" w:rsidRPr="001B5D7F" w:rsidRDefault="001B5D7F" w:rsidP="001B5D7F">
            <w:pPr>
              <w:jc w:val="center"/>
              <w:cnfStyle w:val="000000000000"/>
              <w:rPr>
                <w:rFonts w:ascii="Arial" w:eastAsia="Times New Roman" w:hAnsi="Arial" w:cs="Arial"/>
                <w:i/>
                <w:iCs/>
                <w:color w:val="333333"/>
                <w:lang w:val="es-ES" w:eastAsia="es-ES"/>
              </w:rPr>
            </w:pPr>
            <w:r w:rsidRPr="001B5D7F">
              <w:rPr>
                <w:rFonts w:ascii="Arial" w:eastAsia="Times New Roman" w:hAnsi="Arial" w:cs="Arial"/>
                <w:i/>
                <w:iCs/>
                <w:color w:val="333333"/>
                <w:lang w:val="es-ES" w:eastAsia="es-ES"/>
              </w:rPr>
              <w:t>N=137338</w:t>
            </w:r>
          </w:p>
        </w:tc>
        <w:tc>
          <w:tcPr>
            <w:tcW w:w="0" w:type="auto"/>
            <w:hideMark/>
            <w:tcPrChange w:id="55" w:author="Jordi Real" w:date="2020-11-02T09:01:00Z">
              <w:tcPr>
                <w:tcW w:w="0" w:type="auto"/>
                <w:hideMark/>
              </w:tcPr>
            </w:tcPrChange>
          </w:tcPr>
          <w:p w:rsidR="001B5D7F" w:rsidRPr="001B5D7F" w:rsidRDefault="001B5D7F" w:rsidP="001B5D7F">
            <w:pPr>
              <w:jc w:val="center"/>
              <w:cnfStyle w:val="000000000000"/>
              <w:rPr>
                <w:rFonts w:ascii="Arial" w:eastAsia="Times New Roman" w:hAnsi="Arial" w:cs="Arial"/>
                <w:i/>
                <w:iCs/>
                <w:color w:val="333333"/>
                <w:lang w:val="es-ES" w:eastAsia="es-ES"/>
              </w:rPr>
            </w:pPr>
            <w:r w:rsidRPr="001B5D7F">
              <w:rPr>
                <w:rFonts w:ascii="Arial" w:eastAsia="Times New Roman" w:hAnsi="Arial" w:cs="Arial"/>
                <w:i/>
                <w:iCs/>
                <w:color w:val="333333"/>
                <w:lang w:val="es-ES" w:eastAsia="es-ES"/>
              </w:rPr>
              <w:t>N=1754</w:t>
            </w:r>
          </w:p>
        </w:tc>
        <w:tc>
          <w:tcPr>
            <w:tcW w:w="0" w:type="auto"/>
            <w:hideMark/>
            <w:tcPrChange w:id="56" w:author="Jordi Real" w:date="2020-11-02T09:01:00Z">
              <w:tcPr>
                <w:tcW w:w="0" w:type="auto"/>
                <w:hideMark/>
              </w:tcPr>
            </w:tcPrChange>
          </w:tcPr>
          <w:p w:rsidR="001B5D7F" w:rsidRPr="001B5D7F" w:rsidRDefault="001B5D7F" w:rsidP="001B5D7F">
            <w:pPr>
              <w:jc w:val="center"/>
              <w:cnfStyle w:val="000000000000"/>
              <w:rPr>
                <w:rFonts w:ascii="Arial" w:eastAsia="Times New Roman" w:hAnsi="Arial" w:cs="Arial"/>
                <w:i/>
                <w:iCs/>
                <w:color w:val="333333"/>
                <w:lang w:val="es-ES" w:eastAsia="es-ES"/>
              </w:rPr>
            </w:pPr>
            <w:r w:rsidRPr="001B5D7F">
              <w:rPr>
                <w:rFonts w:ascii="Arial" w:eastAsia="Times New Roman" w:hAnsi="Arial" w:cs="Arial"/>
                <w:i/>
                <w:iCs/>
                <w:color w:val="333333"/>
                <w:lang w:val="es-ES" w:eastAsia="es-ES"/>
              </w:rPr>
              <w:t>N=29066</w:t>
            </w:r>
          </w:p>
        </w:tc>
        <w:tc>
          <w:tcPr>
            <w:tcW w:w="0" w:type="auto"/>
            <w:hideMark/>
            <w:tcPrChange w:id="57" w:author="Jordi Real" w:date="2020-11-02T09:01:00Z">
              <w:tcPr>
                <w:tcW w:w="0" w:type="auto"/>
                <w:hideMark/>
              </w:tcPr>
            </w:tcPrChange>
          </w:tcPr>
          <w:p w:rsidR="001B5D7F" w:rsidRPr="001B5D7F" w:rsidRDefault="001B5D7F" w:rsidP="001B5D7F">
            <w:pPr>
              <w:jc w:val="center"/>
              <w:cnfStyle w:val="000000000000"/>
              <w:rPr>
                <w:rFonts w:ascii="Arial" w:eastAsia="Times New Roman" w:hAnsi="Arial" w:cs="Arial"/>
                <w:i/>
                <w:iCs/>
                <w:color w:val="333333"/>
                <w:lang w:val="es-ES" w:eastAsia="es-ES"/>
              </w:rPr>
            </w:pPr>
            <w:r w:rsidRPr="001B5D7F">
              <w:rPr>
                <w:rFonts w:ascii="Arial" w:eastAsia="Times New Roman" w:hAnsi="Arial" w:cs="Arial"/>
                <w:i/>
                <w:iCs/>
                <w:color w:val="333333"/>
                <w:lang w:val="es-ES" w:eastAsia="es-ES"/>
              </w:rPr>
              <w:t>N=31897</w:t>
            </w:r>
          </w:p>
        </w:tc>
        <w:tc>
          <w:tcPr>
            <w:tcW w:w="0" w:type="auto"/>
            <w:hideMark/>
            <w:tcPrChange w:id="58" w:author="Jordi Real" w:date="2020-11-02T09:01:00Z">
              <w:tcPr>
                <w:tcW w:w="0" w:type="auto"/>
                <w:hideMark/>
              </w:tcPr>
            </w:tcPrChange>
          </w:tcPr>
          <w:p w:rsidR="001B5D7F" w:rsidRPr="001B5D7F" w:rsidRDefault="001B5D7F" w:rsidP="001B5D7F">
            <w:pPr>
              <w:jc w:val="center"/>
              <w:cnfStyle w:val="000000000000"/>
              <w:rPr>
                <w:rFonts w:ascii="Arial" w:eastAsia="Times New Roman" w:hAnsi="Arial" w:cs="Arial"/>
                <w:i/>
                <w:iCs/>
                <w:color w:val="333333"/>
                <w:lang w:val="es-ES" w:eastAsia="es-ES"/>
              </w:rPr>
            </w:pPr>
            <w:r w:rsidRPr="001B5D7F">
              <w:rPr>
                <w:rFonts w:ascii="Arial" w:eastAsia="Times New Roman" w:hAnsi="Arial" w:cs="Arial"/>
                <w:i/>
                <w:iCs/>
                <w:color w:val="333333"/>
                <w:lang w:val="es-ES" w:eastAsia="es-ES"/>
              </w:rPr>
              <w:t>N=34914</w:t>
            </w:r>
          </w:p>
        </w:tc>
        <w:tc>
          <w:tcPr>
            <w:tcW w:w="1116" w:type="dxa"/>
            <w:hideMark/>
            <w:tcPrChange w:id="59" w:author="Jordi Real" w:date="2020-11-02T09:01:00Z">
              <w:tcPr>
                <w:tcW w:w="1116" w:type="dxa"/>
                <w:hideMark/>
              </w:tcPr>
            </w:tcPrChange>
          </w:tcPr>
          <w:p w:rsidR="001B5D7F" w:rsidRPr="001B5D7F" w:rsidRDefault="001B5D7F" w:rsidP="001B5D7F">
            <w:pPr>
              <w:jc w:val="center"/>
              <w:cnfStyle w:val="000000000000"/>
              <w:rPr>
                <w:rFonts w:ascii="Arial" w:eastAsia="Times New Roman" w:hAnsi="Arial" w:cs="Arial"/>
                <w:i/>
                <w:iCs/>
                <w:color w:val="333333"/>
                <w:lang w:val="es-ES" w:eastAsia="es-ES"/>
              </w:rPr>
            </w:pPr>
            <w:r w:rsidRPr="001B5D7F">
              <w:rPr>
                <w:rFonts w:ascii="Arial" w:eastAsia="Times New Roman" w:hAnsi="Arial" w:cs="Arial"/>
                <w:i/>
                <w:iCs/>
                <w:color w:val="333333"/>
                <w:lang w:val="es-ES" w:eastAsia="es-ES"/>
              </w:rPr>
              <w:t>N=39707</w:t>
            </w:r>
          </w:p>
        </w:tc>
      </w:tr>
      <w:tr w:rsidR="001B5D7F" w:rsidRPr="001B5D7F" w:rsidTr="00BB2C77">
        <w:trPr>
          <w:cnfStyle w:val="000000100000"/>
          <w:trHeight w:val="297"/>
          <w:trPrChange w:id="60" w:author="Jordi Real" w:date="2020-11-02T09:01:00Z">
            <w:trPr>
              <w:trHeight w:val="297"/>
            </w:trPr>
          </w:trPrChange>
        </w:trPr>
        <w:tc>
          <w:tcPr>
            <w:cnfStyle w:val="001000000000"/>
            <w:tcW w:w="0" w:type="auto"/>
            <w:hideMark/>
            <w:tcPrChange w:id="61" w:author="Jordi Real" w:date="2020-11-02T09:01:00Z">
              <w:tcPr>
                <w:tcW w:w="0" w:type="auto"/>
                <w:hideMark/>
              </w:tcPr>
            </w:tcPrChange>
          </w:tcPr>
          <w:p w:rsidR="001B5D7F" w:rsidRPr="001B5D7F" w:rsidRDefault="001B5D7F" w:rsidP="001B5D7F">
            <w:pPr>
              <w:cnfStyle w:val="001000100000"/>
              <w:rPr>
                <w:rFonts w:ascii="Arial" w:eastAsia="Times New Roman" w:hAnsi="Arial" w:cs="Arial"/>
                <w:color w:val="333333"/>
                <w:lang w:val="es-ES" w:eastAsia="es-ES"/>
              </w:rPr>
            </w:pPr>
            <w:r w:rsidRPr="001B5D7F">
              <w:rPr>
                <w:rFonts w:ascii="Arial" w:eastAsia="Times New Roman" w:hAnsi="Arial" w:cs="Arial"/>
                <w:color w:val="333333"/>
                <w:lang w:val="es-ES" w:eastAsia="es-ES"/>
              </w:rPr>
              <w:t>HF-CONGESTIVE</w:t>
            </w:r>
          </w:p>
        </w:tc>
        <w:tc>
          <w:tcPr>
            <w:tcW w:w="0" w:type="auto"/>
            <w:hideMark/>
            <w:tcPrChange w:id="62" w:author="Jordi Real" w:date="2020-11-02T09:01:00Z">
              <w:tcPr>
                <w:tcW w:w="0" w:type="auto"/>
                <w:hideMark/>
              </w:tcPr>
            </w:tcPrChange>
          </w:tcPr>
          <w:p w:rsidR="001B5D7F" w:rsidRPr="00F72635" w:rsidRDefault="001B5D7F" w:rsidP="001B5D7F">
            <w:pPr>
              <w:jc w:val="center"/>
              <w:cnfStyle w:val="000000100000"/>
              <w:rPr>
                <w:rFonts w:ascii="Arial" w:eastAsia="Times New Roman" w:hAnsi="Arial" w:cs="Arial"/>
                <w:b/>
                <w:color w:val="333333"/>
                <w:lang w:val="es-ES" w:eastAsia="es-ES"/>
              </w:rPr>
            </w:pPr>
            <w:r w:rsidRPr="00F72635">
              <w:rPr>
                <w:rFonts w:ascii="Arial" w:eastAsia="Times New Roman" w:hAnsi="Arial" w:cs="Arial"/>
                <w:b/>
                <w:color w:val="333333"/>
                <w:lang w:val="es-ES" w:eastAsia="es-ES"/>
              </w:rPr>
              <w:t>20045 (16.6%)</w:t>
            </w:r>
          </w:p>
        </w:tc>
        <w:tc>
          <w:tcPr>
            <w:tcW w:w="0" w:type="auto"/>
            <w:hideMark/>
            <w:tcPrChange w:id="63" w:author="Jordi Real" w:date="2020-11-02T09:01:00Z">
              <w:tcPr>
                <w:tcW w:w="0" w:type="auto"/>
                <w:hideMark/>
              </w:tcPr>
            </w:tcPrChange>
          </w:tcPr>
          <w:p w:rsidR="001B5D7F" w:rsidRPr="001B5D7F" w:rsidRDefault="001B5D7F" w:rsidP="001B5D7F">
            <w:pPr>
              <w:jc w:val="center"/>
              <w:cnfStyle w:val="000000100000"/>
              <w:rPr>
                <w:rFonts w:ascii="Arial" w:eastAsia="Times New Roman" w:hAnsi="Arial" w:cs="Arial"/>
                <w:color w:val="333333"/>
                <w:lang w:val="es-ES" w:eastAsia="es-ES"/>
              </w:rPr>
            </w:pPr>
            <w:r w:rsidRPr="001B5D7F">
              <w:rPr>
                <w:rFonts w:ascii="Arial" w:eastAsia="Times New Roman" w:hAnsi="Arial" w:cs="Arial"/>
                <w:color w:val="333333"/>
                <w:lang w:val="es-ES" w:eastAsia="es-ES"/>
              </w:rPr>
              <w:t>77 (5.94%)</w:t>
            </w:r>
          </w:p>
        </w:tc>
        <w:tc>
          <w:tcPr>
            <w:tcW w:w="0" w:type="auto"/>
            <w:hideMark/>
            <w:tcPrChange w:id="64" w:author="Jordi Real" w:date="2020-11-02T09:01:00Z">
              <w:tcPr>
                <w:tcW w:w="0" w:type="auto"/>
                <w:hideMark/>
              </w:tcPr>
            </w:tcPrChange>
          </w:tcPr>
          <w:p w:rsidR="001B5D7F" w:rsidRPr="001B5D7F" w:rsidRDefault="001B5D7F" w:rsidP="001B5D7F">
            <w:pPr>
              <w:jc w:val="center"/>
              <w:cnfStyle w:val="000000100000"/>
              <w:rPr>
                <w:rFonts w:ascii="Arial" w:eastAsia="Times New Roman" w:hAnsi="Arial" w:cs="Arial"/>
                <w:color w:val="333333"/>
                <w:lang w:val="es-ES" w:eastAsia="es-ES"/>
              </w:rPr>
            </w:pPr>
            <w:r w:rsidRPr="001B5D7F">
              <w:rPr>
                <w:rFonts w:ascii="Arial" w:eastAsia="Times New Roman" w:hAnsi="Arial" w:cs="Arial"/>
                <w:color w:val="333333"/>
                <w:lang w:val="es-ES" w:eastAsia="es-ES"/>
              </w:rPr>
              <w:t>2154 (7.50%)</w:t>
            </w:r>
          </w:p>
        </w:tc>
        <w:tc>
          <w:tcPr>
            <w:tcW w:w="0" w:type="auto"/>
            <w:hideMark/>
            <w:tcPrChange w:id="65" w:author="Jordi Real" w:date="2020-11-02T09:01:00Z">
              <w:tcPr>
                <w:tcW w:w="0" w:type="auto"/>
                <w:hideMark/>
              </w:tcPr>
            </w:tcPrChange>
          </w:tcPr>
          <w:p w:rsidR="001B5D7F" w:rsidRPr="001B5D7F" w:rsidRDefault="001B5D7F" w:rsidP="001B5D7F">
            <w:pPr>
              <w:jc w:val="center"/>
              <w:cnfStyle w:val="000000100000"/>
              <w:rPr>
                <w:rFonts w:ascii="Arial" w:eastAsia="Times New Roman" w:hAnsi="Arial" w:cs="Arial"/>
                <w:color w:val="333333"/>
                <w:lang w:val="es-ES" w:eastAsia="es-ES"/>
              </w:rPr>
            </w:pPr>
            <w:r w:rsidRPr="001B5D7F">
              <w:rPr>
                <w:rFonts w:ascii="Arial" w:eastAsia="Times New Roman" w:hAnsi="Arial" w:cs="Arial"/>
                <w:color w:val="333333"/>
                <w:lang w:val="es-ES" w:eastAsia="es-ES"/>
              </w:rPr>
              <w:t>1404 (11.2%)</w:t>
            </w:r>
          </w:p>
        </w:tc>
        <w:tc>
          <w:tcPr>
            <w:tcW w:w="0" w:type="auto"/>
            <w:hideMark/>
            <w:tcPrChange w:id="66" w:author="Jordi Real" w:date="2020-11-02T09:01:00Z">
              <w:tcPr>
                <w:tcW w:w="0" w:type="auto"/>
                <w:hideMark/>
              </w:tcPr>
            </w:tcPrChange>
          </w:tcPr>
          <w:p w:rsidR="001B5D7F" w:rsidRPr="00F72635" w:rsidRDefault="001B5D7F" w:rsidP="001B5D7F">
            <w:pPr>
              <w:jc w:val="center"/>
              <w:cnfStyle w:val="000000100000"/>
              <w:rPr>
                <w:rFonts w:ascii="Arial" w:eastAsia="Times New Roman" w:hAnsi="Arial" w:cs="Arial"/>
                <w:b/>
                <w:color w:val="333333"/>
                <w:lang w:val="es-ES" w:eastAsia="es-ES"/>
              </w:rPr>
            </w:pPr>
            <w:r w:rsidRPr="00F72635">
              <w:rPr>
                <w:rFonts w:ascii="Arial" w:eastAsia="Times New Roman" w:hAnsi="Arial" w:cs="Arial"/>
                <w:b/>
                <w:color w:val="333333"/>
                <w:lang w:val="es-ES" w:eastAsia="es-ES"/>
              </w:rPr>
              <w:t>2276 (14.3%)</w:t>
            </w:r>
          </w:p>
        </w:tc>
        <w:tc>
          <w:tcPr>
            <w:tcW w:w="0" w:type="auto"/>
            <w:hideMark/>
            <w:tcPrChange w:id="67" w:author="Jordi Real" w:date="2020-11-02T09:01:00Z">
              <w:tcPr>
                <w:tcW w:w="0" w:type="auto"/>
                <w:hideMark/>
              </w:tcPr>
            </w:tcPrChange>
          </w:tcPr>
          <w:p w:rsidR="001B5D7F" w:rsidRPr="00F72635" w:rsidRDefault="001B5D7F" w:rsidP="001B5D7F">
            <w:pPr>
              <w:jc w:val="center"/>
              <w:cnfStyle w:val="000000100000"/>
              <w:rPr>
                <w:rFonts w:ascii="Arial" w:eastAsia="Times New Roman" w:hAnsi="Arial" w:cs="Arial"/>
                <w:b/>
                <w:color w:val="333333"/>
                <w:lang w:val="es-ES" w:eastAsia="es-ES"/>
              </w:rPr>
            </w:pPr>
            <w:r w:rsidRPr="00F72635">
              <w:rPr>
                <w:rFonts w:ascii="Arial" w:eastAsia="Times New Roman" w:hAnsi="Arial" w:cs="Arial"/>
                <w:b/>
                <w:color w:val="333333"/>
                <w:lang w:val="es-ES" w:eastAsia="es-ES"/>
              </w:rPr>
              <w:t>14134 (22.8%)</w:t>
            </w:r>
          </w:p>
        </w:tc>
        <w:tc>
          <w:tcPr>
            <w:tcW w:w="0" w:type="auto"/>
            <w:hideMark/>
            <w:tcPrChange w:id="68" w:author="Jordi Real" w:date="2020-11-02T09:01:00Z">
              <w:tcPr>
                <w:tcW w:w="0" w:type="auto"/>
                <w:hideMark/>
              </w:tcPr>
            </w:tcPrChange>
          </w:tcPr>
          <w:p w:rsidR="001B5D7F" w:rsidRPr="001B5D7F" w:rsidRDefault="001B5D7F" w:rsidP="001B5D7F">
            <w:pPr>
              <w:jc w:val="center"/>
              <w:cnfStyle w:val="000000100000"/>
              <w:rPr>
                <w:rFonts w:ascii="Arial" w:eastAsia="Times New Roman" w:hAnsi="Arial" w:cs="Arial"/>
                <w:color w:val="333333"/>
                <w:lang w:val="es-ES" w:eastAsia="es-ES"/>
              </w:rPr>
            </w:pPr>
            <w:r w:rsidRPr="001B5D7F">
              <w:rPr>
                <w:rFonts w:ascii="Arial" w:eastAsia="Times New Roman" w:hAnsi="Arial" w:cs="Arial"/>
                <w:color w:val="333333"/>
                <w:lang w:val="es-ES" w:eastAsia="es-ES"/>
              </w:rPr>
              <w:t>13944 (10.2%)</w:t>
            </w:r>
          </w:p>
        </w:tc>
        <w:tc>
          <w:tcPr>
            <w:tcW w:w="0" w:type="auto"/>
            <w:hideMark/>
            <w:tcPrChange w:id="69" w:author="Jordi Real" w:date="2020-11-02T09:01:00Z">
              <w:tcPr>
                <w:tcW w:w="0" w:type="auto"/>
                <w:hideMark/>
              </w:tcPr>
            </w:tcPrChange>
          </w:tcPr>
          <w:p w:rsidR="001B5D7F" w:rsidRPr="001B5D7F" w:rsidRDefault="001B5D7F" w:rsidP="001B5D7F">
            <w:pPr>
              <w:jc w:val="center"/>
              <w:cnfStyle w:val="000000100000"/>
              <w:rPr>
                <w:rFonts w:ascii="Arial" w:eastAsia="Times New Roman" w:hAnsi="Arial" w:cs="Arial"/>
                <w:color w:val="333333"/>
                <w:lang w:val="es-ES" w:eastAsia="es-ES"/>
              </w:rPr>
            </w:pPr>
            <w:r w:rsidRPr="001B5D7F">
              <w:rPr>
                <w:rFonts w:ascii="Arial" w:eastAsia="Times New Roman" w:hAnsi="Arial" w:cs="Arial"/>
                <w:color w:val="333333"/>
                <w:lang w:val="es-ES" w:eastAsia="es-ES"/>
              </w:rPr>
              <w:t>96 (5.47%)</w:t>
            </w:r>
          </w:p>
        </w:tc>
        <w:tc>
          <w:tcPr>
            <w:tcW w:w="0" w:type="auto"/>
            <w:hideMark/>
            <w:tcPrChange w:id="70" w:author="Jordi Real" w:date="2020-11-02T09:01:00Z">
              <w:tcPr>
                <w:tcW w:w="0" w:type="auto"/>
                <w:hideMark/>
              </w:tcPr>
            </w:tcPrChange>
          </w:tcPr>
          <w:p w:rsidR="001B5D7F" w:rsidRPr="001B5D7F" w:rsidRDefault="001B5D7F" w:rsidP="001B5D7F">
            <w:pPr>
              <w:jc w:val="center"/>
              <w:cnfStyle w:val="000000100000"/>
              <w:rPr>
                <w:rFonts w:ascii="Arial" w:eastAsia="Times New Roman" w:hAnsi="Arial" w:cs="Arial"/>
                <w:color w:val="333333"/>
                <w:lang w:val="es-ES" w:eastAsia="es-ES"/>
              </w:rPr>
            </w:pPr>
            <w:r w:rsidRPr="001B5D7F">
              <w:rPr>
                <w:rFonts w:ascii="Arial" w:eastAsia="Times New Roman" w:hAnsi="Arial" w:cs="Arial"/>
                <w:color w:val="333333"/>
                <w:lang w:val="es-ES" w:eastAsia="es-ES"/>
              </w:rPr>
              <w:t>1449 (4.99%)</w:t>
            </w:r>
          </w:p>
        </w:tc>
        <w:tc>
          <w:tcPr>
            <w:tcW w:w="0" w:type="auto"/>
            <w:hideMark/>
            <w:tcPrChange w:id="71" w:author="Jordi Real" w:date="2020-11-02T09:01:00Z">
              <w:tcPr>
                <w:tcW w:w="0" w:type="auto"/>
                <w:hideMark/>
              </w:tcPr>
            </w:tcPrChange>
          </w:tcPr>
          <w:p w:rsidR="001B5D7F" w:rsidRPr="001B5D7F" w:rsidRDefault="001B5D7F" w:rsidP="001B5D7F">
            <w:pPr>
              <w:jc w:val="center"/>
              <w:cnfStyle w:val="000000100000"/>
              <w:rPr>
                <w:rFonts w:ascii="Arial" w:eastAsia="Times New Roman" w:hAnsi="Arial" w:cs="Arial"/>
                <w:color w:val="333333"/>
                <w:lang w:val="es-ES" w:eastAsia="es-ES"/>
              </w:rPr>
            </w:pPr>
            <w:r w:rsidRPr="001B5D7F">
              <w:rPr>
                <w:rFonts w:ascii="Arial" w:eastAsia="Times New Roman" w:hAnsi="Arial" w:cs="Arial"/>
                <w:color w:val="333333"/>
                <w:lang w:val="es-ES" w:eastAsia="es-ES"/>
              </w:rPr>
              <w:t>2000 (6.27%)</w:t>
            </w:r>
          </w:p>
        </w:tc>
        <w:tc>
          <w:tcPr>
            <w:tcW w:w="0" w:type="auto"/>
            <w:hideMark/>
            <w:tcPrChange w:id="72" w:author="Jordi Real" w:date="2020-11-02T09:01:00Z">
              <w:tcPr>
                <w:tcW w:w="0" w:type="auto"/>
                <w:hideMark/>
              </w:tcPr>
            </w:tcPrChange>
          </w:tcPr>
          <w:p w:rsidR="001B5D7F" w:rsidRPr="001B5D7F" w:rsidRDefault="001B5D7F" w:rsidP="001B5D7F">
            <w:pPr>
              <w:jc w:val="center"/>
              <w:cnfStyle w:val="000000100000"/>
              <w:rPr>
                <w:rFonts w:ascii="Arial" w:eastAsia="Times New Roman" w:hAnsi="Arial" w:cs="Arial"/>
                <w:color w:val="333333"/>
                <w:lang w:val="es-ES" w:eastAsia="es-ES"/>
              </w:rPr>
            </w:pPr>
            <w:r w:rsidRPr="001B5D7F">
              <w:rPr>
                <w:rFonts w:ascii="Arial" w:eastAsia="Times New Roman" w:hAnsi="Arial" w:cs="Arial"/>
                <w:color w:val="333333"/>
                <w:lang w:val="es-ES" w:eastAsia="es-ES"/>
              </w:rPr>
              <w:t>3207 (9.19%)</w:t>
            </w:r>
          </w:p>
        </w:tc>
        <w:tc>
          <w:tcPr>
            <w:tcW w:w="1116" w:type="dxa"/>
            <w:hideMark/>
            <w:tcPrChange w:id="73" w:author="Jordi Real" w:date="2020-11-02T09:01:00Z">
              <w:tcPr>
                <w:tcW w:w="1116" w:type="dxa"/>
                <w:hideMark/>
              </w:tcPr>
            </w:tcPrChange>
          </w:tcPr>
          <w:p w:rsidR="001B5D7F" w:rsidRPr="002B7495" w:rsidRDefault="001B5D7F" w:rsidP="001B5D7F">
            <w:pPr>
              <w:jc w:val="center"/>
              <w:cnfStyle w:val="000000100000"/>
              <w:rPr>
                <w:rFonts w:ascii="Arial" w:eastAsia="Times New Roman" w:hAnsi="Arial" w:cs="Arial"/>
                <w:b/>
                <w:color w:val="333333"/>
                <w:lang w:val="es-ES" w:eastAsia="es-ES"/>
              </w:rPr>
            </w:pPr>
            <w:r w:rsidRPr="002B7495">
              <w:rPr>
                <w:rFonts w:ascii="Arial" w:eastAsia="Times New Roman" w:hAnsi="Arial" w:cs="Arial"/>
                <w:b/>
                <w:color w:val="333333"/>
                <w:lang w:val="es-ES" w:eastAsia="es-ES"/>
              </w:rPr>
              <w:t>7192 (18.1%)</w:t>
            </w:r>
          </w:p>
        </w:tc>
      </w:tr>
      <w:tr w:rsidR="001B5D7F" w:rsidRPr="001B5D7F" w:rsidTr="00BB2C77">
        <w:trPr>
          <w:trHeight w:val="297"/>
          <w:trPrChange w:id="74" w:author="Jordi Real" w:date="2020-11-02T09:01:00Z">
            <w:trPr>
              <w:trHeight w:val="297"/>
            </w:trPr>
          </w:trPrChange>
        </w:trPr>
        <w:tc>
          <w:tcPr>
            <w:cnfStyle w:val="001000000000"/>
            <w:tcW w:w="0" w:type="auto"/>
            <w:hideMark/>
            <w:tcPrChange w:id="75" w:author="Jordi Real" w:date="2020-11-02T09:01:00Z">
              <w:tcPr>
                <w:tcW w:w="0" w:type="auto"/>
                <w:hideMark/>
              </w:tcPr>
            </w:tcPrChange>
          </w:tcPr>
          <w:p w:rsidR="001B5D7F" w:rsidRPr="001B5D7F" w:rsidRDefault="001B5D7F" w:rsidP="001B5D7F">
            <w:pPr>
              <w:rPr>
                <w:rFonts w:ascii="Arial" w:eastAsia="Times New Roman" w:hAnsi="Arial" w:cs="Arial"/>
                <w:color w:val="333333"/>
                <w:lang w:val="es-ES" w:eastAsia="es-ES"/>
              </w:rPr>
            </w:pPr>
            <w:r w:rsidRPr="001B5D7F">
              <w:rPr>
                <w:rFonts w:ascii="Arial" w:eastAsia="Times New Roman" w:hAnsi="Arial" w:cs="Arial"/>
                <w:color w:val="333333"/>
                <w:lang w:val="es-ES" w:eastAsia="es-ES"/>
              </w:rPr>
              <w:t>HF-OTHERS</w:t>
            </w:r>
          </w:p>
        </w:tc>
        <w:tc>
          <w:tcPr>
            <w:tcW w:w="0" w:type="auto"/>
            <w:hideMark/>
            <w:tcPrChange w:id="76" w:author="Jordi Real" w:date="2020-11-02T09:01:00Z">
              <w:tcPr>
                <w:tcW w:w="0" w:type="auto"/>
                <w:hideMark/>
              </w:tcPr>
            </w:tcPrChange>
          </w:tcPr>
          <w:p w:rsidR="001B5D7F" w:rsidRPr="00F72635" w:rsidRDefault="001B5D7F" w:rsidP="001B5D7F">
            <w:pPr>
              <w:jc w:val="center"/>
              <w:cnfStyle w:val="000000000000"/>
              <w:rPr>
                <w:rFonts w:ascii="Arial" w:eastAsia="Times New Roman" w:hAnsi="Arial" w:cs="Arial"/>
                <w:b/>
                <w:color w:val="333333"/>
                <w:lang w:val="es-ES" w:eastAsia="es-ES"/>
              </w:rPr>
            </w:pPr>
            <w:r w:rsidRPr="00F72635">
              <w:rPr>
                <w:rFonts w:ascii="Arial" w:eastAsia="Times New Roman" w:hAnsi="Arial" w:cs="Arial"/>
                <w:b/>
                <w:color w:val="333333"/>
                <w:lang w:val="es-ES" w:eastAsia="es-ES"/>
              </w:rPr>
              <w:t>26370 (21.9%)</w:t>
            </w:r>
          </w:p>
        </w:tc>
        <w:tc>
          <w:tcPr>
            <w:tcW w:w="0" w:type="auto"/>
            <w:hideMark/>
            <w:tcPrChange w:id="77" w:author="Jordi Real" w:date="2020-11-02T09:01:00Z">
              <w:tcPr>
                <w:tcW w:w="0" w:type="auto"/>
                <w:hideMark/>
              </w:tcPr>
            </w:tcPrChange>
          </w:tcPr>
          <w:p w:rsidR="001B5D7F" w:rsidRPr="001B5D7F" w:rsidRDefault="001B5D7F" w:rsidP="001B5D7F">
            <w:pPr>
              <w:jc w:val="center"/>
              <w:cnfStyle w:val="000000000000"/>
              <w:rPr>
                <w:rFonts w:ascii="Arial" w:eastAsia="Times New Roman" w:hAnsi="Arial" w:cs="Arial"/>
                <w:color w:val="333333"/>
                <w:lang w:val="es-ES" w:eastAsia="es-ES"/>
              </w:rPr>
            </w:pPr>
            <w:r w:rsidRPr="001B5D7F">
              <w:rPr>
                <w:rFonts w:ascii="Arial" w:eastAsia="Times New Roman" w:hAnsi="Arial" w:cs="Arial"/>
                <w:color w:val="333333"/>
                <w:lang w:val="es-ES" w:eastAsia="es-ES"/>
              </w:rPr>
              <w:t>83 (6.40%)</w:t>
            </w:r>
          </w:p>
        </w:tc>
        <w:tc>
          <w:tcPr>
            <w:tcW w:w="0" w:type="auto"/>
            <w:hideMark/>
            <w:tcPrChange w:id="78" w:author="Jordi Real" w:date="2020-11-02T09:01:00Z">
              <w:tcPr>
                <w:tcW w:w="0" w:type="auto"/>
                <w:hideMark/>
              </w:tcPr>
            </w:tcPrChange>
          </w:tcPr>
          <w:p w:rsidR="001B5D7F" w:rsidRPr="001B5D7F" w:rsidRDefault="001B5D7F" w:rsidP="001B5D7F">
            <w:pPr>
              <w:jc w:val="center"/>
              <w:cnfStyle w:val="000000000000"/>
              <w:rPr>
                <w:rFonts w:ascii="Arial" w:eastAsia="Times New Roman" w:hAnsi="Arial" w:cs="Arial"/>
                <w:color w:val="333333"/>
                <w:lang w:val="es-ES" w:eastAsia="es-ES"/>
              </w:rPr>
            </w:pPr>
            <w:r w:rsidRPr="001B5D7F">
              <w:rPr>
                <w:rFonts w:ascii="Arial" w:eastAsia="Times New Roman" w:hAnsi="Arial" w:cs="Arial"/>
                <w:color w:val="333333"/>
                <w:lang w:val="es-ES" w:eastAsia="es-ES"/>
              </w:rPr>
              <w:t>3210 (11.2%)</w:t>
            </w:r>
          </w:p>
        </w:tc>
        <w:tc>
          <w:tcPr>
            <w:tcW w:w="0" w:type="auto"/>
            <w:hideMark/>
            <w:tcPrChange w:id="79" w:author="Jordi Real" w:date="2020-11-02T09:01:00Z">
              <w:tcPr>
                <w:tcW w:w="0" w:type="auto"/>
                <w:hideMark/>
              </w:tcPr>
            </w:tcPrChange>
          </w:tcPr>
          <w:p w:rsidR="001B5D7F" w:rsidRPr="00F72635" w:rsidRDefault="001B5D7F" w:rsidP="001B5D7F">
            <w:pPr>
              <w:jc w:val="center"/>
              <w:cnfStyle w:val="000000000000"/>
              <w:rPr>
                <w:rFonts w:ascii="Arial" w:eastAsia="Times New Roman" w:hAnsi="Arial" w:cs="Arial"/>
                <w:b/>
                <w:color w:val="333333"/>
                <w:lang w:val="es-ES" w:eastAsia="es-ES"/>
              </w:rPr>
            </w:pPr>
            <w:r w:rsidRPr="00F72635">
              <w:rPr>
                <w:rFonts w:ascii="Arial" w:eastAsia="Times New Roman" w:hAnsi="Arial" w:cs="Arial"/>
                <w:b/>
                <w:color w:val="333333"/>
                <w:lang w:val="es-ES" w:eastAsia="es-ES"/>
              </w:rPr>
              <w:t>2373 (18.9%)</w:t>
            </w:r>
          </w:p>
        </w:tc>
        <w:tc>
          <w:tcPr>
            <w:tcW w:w="0" w:type="auto"/>
            <w:hideMark/>
            <w:tcPrChange w:id="80" w:author="Jordi Real" w:date="2020-11-02T09:01:00Z">
              <w:tcPr>
                <w:tcW w:w="0" w:type="auto"/>
                <w:hideMark/>
              </w:tcPr>
            </w:tcPrChange>
          </w:tcPr>
          <w:p w:rsidR="001B5D7F" w:rsidRPr="00F72635" w:rsidRDefault="001B5D7F" w:rsidP="001B5D7F">
            <w:pPr>
              <w:jc w:val="center"/>
              <w:cnfStyle w:val="000000000000"/>
              <w:rPr>
                <w:rFonts w:ascii="Arial" w:eastAsia="Times New Roman" w:hAnsi="Arial" w:cs="Arial"/>
                <w:b/>
                <w:color w:val="333333"/>
                <w:lang w:val="es-ES" w:eastAsia="es-ES"/>
              </w:rPr>
            </w:pPr>
            <w:r w:rsidRPr="00F72635">
              <w:rPr>
                <w:rFonts w:ascii="Arial" w:eastAsia="Times New Roman" w:hAnsi="Arial" w:cs="Arial"/>
                <w:b/>
                <w:color w:val="333333"/>
                <w:lang w:val="es-ES" w:eastAsia="es-ES"/>
              </w:rPr>
              <w:t>3576 (22.5%)</w:t>
            </w:r>
          </w:p>
        </w:tc>
        <w:tc>
          <w:tcPr>
            <w:tcW w:w="0" w:type="auto"/>
            <w:hideMark/>
            <w:tcPrChange w:id="81" w:author="Jordi Real" w:date="2020-11-02T09:01:00Z">
              <w:tcPr>
                <w:tcW w:w="0" w:type="auto"/>
                <w:hideMark/>
              </w:tcPr>
            </w:tcPrChange>
          </w:tcPr>
          <w:p w:rsidR="001B5D7F" w:rsidRPr="00F72635" w:rsidRDefault="001B5D7F" w:rsidP="001B5D7F">
            <w:pPr>
              <w:jc w:val="center"/>
              <w:cnfStyle w:val="000000000000"/>
              <w:rPr>
                <w:rFonts w:ascii="Arial" w:eastAsia="Times New Roman" w:hAnsi="Arial" w:cs="Arial"/>
                <w:b/>
                <w:color w:val="333333"/>
                <w:lang w:val="es-ES" w:eastAsia="es-ES"/>
              </w:rPr>
            </w:pPr>
            <w:r w:rsidRPr="00F72635">
              <w:rPr>
                <w:rFonts w:ascii="Arial" w:eastAsia="Times New Roman" w:hAnsi="Arial" w:cs="Arial"/>
                <w:b/>
                <w:color w:val="333333"/>
                <w:lang w:val="es-ES" w:eastAsia="es-ES"/>
              </w:rPr>
              <w:t>17128 (27.6%)</w:t>
            </w:r>
          </w:p>
        </w:tc>
        <w:tc>
          <w:tcPr>
            <w:tcW w:w="0" w:type="auto"/>
            <w:hideMark/>
            <w:tcPrChange w:id="82" w:author="Jordi Real" w:date="2020-11-02T09:01:00Z">
              <w:tcPr>
                <w:tcW w:w="0" w:type="auto"/>
                <w:hideMark/>
              </w:tcPr>
            </w:tcPrChange>
          </w:tcPr>
          <w:p w:rsidR="001B5D7F" w:rsidRPr="002B7495" w:rsidRDefault="001B5D7F" w:rsidP="001B5D7F">
            <w:pPr>
              <w:jc w:val="center"/>
              <w:cnfStyle w:val="000000000000"/>
              <w:rPr>
                <w:rFonts w:ascii="Arial" w:eastAsia="Times New Roman" w:hAnsi="Arial" w:cs="Arial"/>
                <w:b/>
                <w:color w:val="333333"/>
                <w:lang w:val="es-ES" w:eastAsia="es-ES"/>
              </w:rPr>
            </w:pPr>
            <w:r w:rsidRPr="002B7495">
              <w:rPr>
                <w:rFonts w:ascii="Arial" w:eastAsia="Times New Roman" w:hAnsi="Arial" w:cs="Arial"/>
                <w:b/>
                <w:color w:val="333333"/>
                <w:lang w:val="es-ES" w:eastAsia="es-ES"/>
              </w:rPr>
              <w:t>16797 (12.2%)</w:t>
            </w:r>
          </w:p>
        </w:tc>
        <w:tc>
          <w:tcPr>
            <w:tcW w:w="0" w:type="auto"/>
            <w:hideMark/>
            <w:tcPrChange w:id="83" w:author="Jordi Real" w:date="2020-11-02T09:01:00Z">
              <w:tcPr>
                <w:tcW w:w="0" w:type="auto"/>
                <w:hideMark/>
              </w:tcPr>
            </w:tcPrChange>
          </w:tcPr>
          <w:p w:rsidR="001B5D7F" w:rsidRPr="001B5D7F" w:rsidRDefault="001B5D7F" w:rsidP="001B5D7F">
            <w:pPr>
              <w:jc w:val="center"/>
              <w:cnfStyle w:val="000000000000"/>
              <w:rPr>
                <w:rFonts w:ascii="Arial" w:eastAsia="Times New Roman" w:hAnsi="Arial" w:cs="Arial"/>
                <w:color w:val="333333"/>
                <w:lang w:val="es-ES" w:eastAsia="es-ES"/>
              </w:rPr>
            </w:pPr>
            <w:r w:rsidRPr="001B5D7F">
              <w:rPr>
                <w:rFonts w:ascii="Arial" w:eastAsia="Times New Roman" w:hAnsi="Arial" w:cs="Arial"/>
                <w:color w:val="333333"/>
                <w:lang w:val="es-ES" w:eastAsia="es-ES"/>
              </w:rPr>
              <w:t>129 (7.35%)</w:t>
            </w:r>
          </w:p>
        </w:tc>
        <w:tc>
          <w:tcPr>
            <w:tcW w:w="0" w:type="auto"/>
            <w:hideMark/>
            <w:tcPrChange w:id="84" w:author="Jordi Real" w:date="2020-11-02T09:01:00Z">
              <w:tcPr>
                <w:tcW w:w="0" w:type="auto"/>
                <w:hideMark/>
              </w:tcPr>
            </w:tcPrChange>
          </w:tcPr>
          <w:p w:rsidR="001B5D7F" w:rsidRPr="001B5D7F" w:rsidRDefault="001B5D7F" w:rsidP="001B5D7F">
            <w:pPr>
              <w:jc w:val="center"/>
              <w:cnfStyle w:val="000000000000"/>
              <w:rPr>
                <w:rFonts w:ascii="Arial" w:eastAsia="Times New Roman" w:hAnsi="Arial" w:cs="Arial"/>
                <w:color w:val="333333"/>
                <w:lang w:val="es-ES" w:eastAsia="es-ES"/>
              </w:rPr>
            </w:pPr>
            <w:r w:rsidRPr="001B5D7F">
              <w:rPr>
                <w:rFonts w:ascii="Arial" w:eastAsia="Times New Roman" w:hAnsi="Arial" w:cs="Arial"/>
                <w:color w:val="333333"/>
                <w:lang w:val="es-ES" w:eastAsia="es-ES"/>
              </w:rPr>
              <w:t>1850 (6.36%)</w:t>
            </w:r>
          </w:p>
        </w:tc>
        <w:tc>
          <w:tcPr>
            <w:tcW w:w="0" w:type="auto"/>
            <w:hideMark/>
            <w:tcPrChange w:id="85" w:author="Jordi Real" w:date="2020-11-02T09:01:00Z">
              <w:tcPr>
                <w:tcW w:w="0" w:type="auto"/>
                <w:hideMark/>
              </w:tcPr>
            </w:tcPrChange>
          </w:tcPr>
          <w:p w:rsidR="001B5D7F" w:rsidRPr="001B5D7F" w:rsidRDefault="001B5D7F" w:rsidP="001B5D7F">
            <w:pPr>
              <w:jc w:val="center"/>
              <w:cnfStyle w:val="000000000000"/>
              <w:rPr>
                <w:rFonts w:ascii="Arial" w:eastAsia="Times New Roman" w:hAnsi="Arial" w:cs="Arial"/>
                <w:color w:val="333333"/>
                <w:lang w:val="es-ES" w:eastAsia="es-ES"/>
              </w:rPr>
            </w:pPr>
            <w:r w:rsidRPr="001B5D7F">
              <w:rPr>
                <w:rFonts w:ascii="Arial" w:eastAsia="Times New Roman" w:hAnsi="Arial" w:cs="Arial"/>
                <w:color w:val="333333"/>
                <w:lang w:val="es-ES" w:eastAsia="es-ES"/>
              </w:rPr>
              <w:t>2657 (8.33%)</w:t>
            </w:r>
          </w:p>
        </w:tc>
        <w:tc>
          <w:tcPr>
            <w:tcW w:w="0" w:type="auto"/>
            <w:hideMark/>
            <w:tcPrChange w:id="86" w:author="Jordi Real" w:date="2020-11-02T09:01:00Z">
              <w:tcPr>
                <w:tcW w:w="0" w:type="auto"/>
                <w:hideMark/>
              </w:tcPr>
            </w:tcPrChange>
          </w:tcPr>
          <w:p w:rsidR="001B5D7F" w:rsidRPr="002B7495" w:rsidRDefault="001B5D7F" w:rsidP="001B5D7F">
            <w:pPr>
              <w:jc w:val="center"/>
              <w:cnfStyle w:val="000000000000"/>
              <w:rPr>
                <w:rFonts w:ascii="Arial" w:eastAsia="Times New Roman" w:hAnsi="Arial" w:cs="Arial"/>
                <w:b/>
                <w:color w:val="333333"/>
                <w:lang w:val="es-ES" w:eastAsia="es-ES"/>
              </w:rPr>
            </w:pPr>
            <w:r w:rsidRPr="002B7495">
              <w:rPr>
                <w:rFonts w:ascii="Arial" w:eastAsia="Times New Roman" w:hAnsi="Arial" w:cs="Arial"/>
                <w:b/>
                <w:color w:val="333333"/>
                <w:lang w:val="es-ES" w:eastAsia="es-ES"/>
              </w:rPr>
              <w:t>4281 (12.3%)</w:t>
            </w:r>
          </w:p>
        </w:tc>
        <w:tc>
          <w:tcPr>
            <w:tcW w:w="1116" w:type="dxa"/>
            <w:hideMark/>
            <w:tcPrChange w:id="87" w:author="Jordi Real" w:date="2020-11-02T09:01:00Z">
              <w:tcPr>
                <w:tcW w:w="1116" w:type="dxa"/>
                <w:hideMark/>
              </w:tcPr>
            </w:tcPrChange>
          </w:tcPr>
          <w:p w:rsidR="001B5D7F" w:rsidRPr="002B7495" w:rsidRDefault="001B5D7F" w:rsidP="001B5D7F">
            <w:pPr>
              <w:jc w:val="center"/>
              <w:cnfStyle w:val="000000000000"/>
              <w:rPr>
                <w:rFonts w:ascii="Arial" w:eastAsia="Times New Roman" w:hAnsi="Arial" w:cs="Arial"/>
                <w:b/>
                <w:color w:val="333333"/>
                <w:lang w:val="es-ES" w:eastAsia="es-ES"/>
              </w:rPr>
            </w:pPr>
            <w:r w:rsidRPr="002B7495">
              <w:rPr>
                <w:rFonts w:ascii="Arial" w:eastAsia="Times New Roman" w:hAnsi="Arial" w:cs="Arial"/>
                <w:b/>
                <w:color w:val="333333"/>
                <w:lang w:val="es-ES" w:eastAsia="es-ES"/>
              </w:rPr>
              <w:t>7880 (19.8%)</w:t>
            </w:r>
          </w:p>
        </w:tc>
      </w:tr>
      <w:tr w:rsidR="001B5D7F" w:rsidRPr="001B5D7F" w:rsidTr="00BB2C77">
        <w:trPr>
          <w:cnfStyle w:val="000000100000"/>
          <w:trHeight w:val="297"/>
          <w:trPrChange w:id="88" w:author="Jordi Real" w:date="2020-11-02T09:01:00Z">
            <w:trPr>
              <w:trHeight w:val="297"/>
            </w:trPr>
          </w:trPrChange>
        </w:trPr>
        <w:tc>
          <w:tcPr>
            <w:cnfStyle w:val="001000000000"/>
            <w:tcW w:w="0" w:type="auto"/>
            <w:hideMark/>
            <w:tcPrChange w:id="89" w:author="Jordi Real" w:date="2020-11-02T09:01:00Z">
              <w:tcPr>
                <w:tcW w:w="0" w:type="auto"/>
                <w:hideMark/>
              </w:tcPr>
            </w:tcPrChange>
          </w:tcPr>
          <w:p w:rsidR="001B5D7F" w:rsidRPr="001B5D7F" w:rsidRDefault="001B5D7F" w:rsidP="001B5D7F">
            <w:pPr>
              <w:cnfStyle w:val="001000100000"/>
              <w:rPr>
                <w:rFonts w:ascii="Arial" w:eastAsia="Times New Roman" w:hAnsi="Arial" w:cs="Arial"/>
                <w:color w:val="333333"/>
                <w:lang w:val="es-ES" w:eastAsia="es-ES"/>
              </w:rPr>
            </w:pPr>
            <w:r w:rsidRPr="001B5D7F">
              <w:rPr>
                <w:rFonts w:ascii="Arial" w:eastAsia="Times New Roman" w:hAnsi="Arial" w:cs="Arial"/>
                <w:color w:val="333333"/>
                <w:lang w:val="es-ES" w:eastAsia="es-ES"/>
              </w:rPr>
              <w:t>PAD</w:t>
            </w:r>
          </w:p>
        </w:tc>
        <w:tc>
          <w:tcPr>
            <w:tcW w:w="0" w:type="auto"/>
            <w:hideMark/>
            <w:tcPrChange w:id="90" w:author="Jordi Real" w:date="2020-11-02T09:01:00Z">
              <w:tcPr>
                <w:tcW w:w="0" w:type="auto"/>
                <w:hideMark/>
              </w:tcPr>
            </w:tcPrChange>
          </w:tcPr>
          <w:p w:rsidR="001B5D7F" w:rsidRPr="001B5D7F" w:rsidRDefault="001B5D7F" w:rsidP="001B5D7F">
            <w:pPr>
              <w:jc w:val="center"/>
              <w:cnfStyle w:val="000000100000"/>
              <w:rPr>
                <w:rFonts w:ascii="Arial" w:eastAsia="Times New Roman" w:hAnsi="Arial" w:cs="Arial"/>
                <w:color w:val="333333"/>
                <w:lang w:val="es-ES" w:eastAsia="es-ES"/>
              </w:rPr>
            </w:pPr>
            <w:r w:rsidRPr="001B5D7F">
              <w:rPr>
                <w:rFonts w:ascii="Arial" w:eastAsia="Times New Roman" w:hAnsi="Arial" w:cs="Arial"/>
                <w:color w:val="333333"/>
                <w:lang w:val="es-ES" w:eastAsia="es-ES"/>
              </w:rPr>
              <w:t>10030 (8.32%)</w:t>
            </w:r>
          </w:p>
        </w:tc>
        <w:tc>
          <w:tcPr>
            <w:tcW w:w="0" w:type="auto"/>
            <w:hideMark/>
            <w:tcPrChange w:id="91" w:author="Jordi Real" w:date="2020-11-02T09:01:00Z">
              <w:tcPr>
                <w:tcW w:w="0" w:type="auto"/>
                <w:hideMark/>
              </w:tcPr>
            </w:tcPrChange>
          </w:tcPr>
          <w:p w:rsidR="001B5D7F" w:rsidRPr="001B5D7F" w:rsidRDefault="001B5D7F" w:rsidP="001B5D7F">
            <w:pPr>
              <w:jc w:val="center"/>
              <w:cnfStyle w:val="000000100000"/>
              <w:rPr>
                <w:rFonts w:ascii="Arial" w:eastAsia="Times New Roman" w:hAnsi="Arial" w:cs="Arial"/>
                <w:color w:val="333333"/>
                <w:lang w:val="es-ES" w:eastAsia="es-ES"/>
              </w:rPr>
            </w:pPr>
            <w:r w:rsidRPr="001B5D7F">
              <w:rPr>
                <w:rFonts w:ascii="Arial" w:eastAsia="Times New Roman" w:hAnsi="Arial" w:cs="Arial"/>
                <w:color w:val="333333"/>
                <w:lang w:val="es-ES" w:eastAsia="es-ES"/>
              </w:rPr>
              <w:t>95 (7.32%)</w:t>
            </w:r>
          </w:p>
        </w:tc>
        <w:tc>
          <w:tcPr>
            <w:tcW w:w="0" w:type="auto"/>
            <w:hideMark/>
            <w:tcPrChange w:id="92" w:author="Jordi Real" w:date="2020-11-02T09:01:00Z">
              <w:tcPr>
                <w:tcW w:w="0" w:type="auto"/>
                <w:hideMark/>
              </w:tcPr>
            </w:tcPrChange>
          </w:tcPr>
          <w:p w:rsidR="001B5D7F" w:rsidRPr="001B5D7F" w:rsidRDefault="001B5D7F" w:rsidP="001B5D7F">
            <w:pPr>
              <w:jc w:val="center"/>
              <w:cnfStyle w:val="000000100000"/>
              <w:rPr>
                <w:rFonts w:ascii="Arial" w:eastAsia="Times New Roman" w:hAnsi="Arial" w:cs="Arial"/>
                <w:color w:val="333333"/>
                <w:lang w:val="es-ES" w:eastAsia="es-ES"/>
              </w:rPr>
            </w:pPr>
            <w:r w:rsidRPr="001B5D7F">
              <w:rPr>
                <w:rFonts w:ascii="Arial" w:eastAsia="Times New Roman" w:hAnsi="Arial" w:cs="Arial"/>
                <w:color w:val="333333"/>
                <w:lang w:val="es-ES" w:eastAsia="es-ES"/>
              </w:rPr>
              <w:t>3033 (10.6%)</w:t>
            </w:r>
          </w:p>
        </w:tc>
        <w:tc>
          <w:tcPr>
            <w:tcW w:w="0" w:type="auto"/>
            <w:hideMark/>
            <w:tcPrChange w:id="93" w:author="Jordi Real" w:date="2020-11-02T09:01:00Z">
              <w:tcPr>
                <w:tcW w:w="0" w:type="auto"/>
                <w:hideMark/>
              </w:tcPr>
            </w:tcPrChange>
          </w:tcPr>
          <w:p w:rsidR="001B5D7F" w:rsidRPr="001B5D7F" w:rsidRDefault="001B5D7F" w:rsidP="001B5D7F">
            <w:pPr>
              <w:jc w:val="center"/>
              <w:cnfStyle w:val="000000100000"/>
              <w:rPr>
                <w:rFonts w:ascii="Arial" w:eastAsia="Times New Roman" w:hAnsi="Arial" w:cs="Arial"/>
                <w:color w:val="333333"/>
                <w:lang w:val="es-ES" w:eastAsia="es-ES"/>
              </w:rPr>
            </w:pPr>
            <w:r w:rsidRPr="001B5D7F">
              <w:rPr>
                <w:rFonts w:ascii="Arial" w:eastAsia="Times New Roman" w:hAnsi="Arial" w:cs="Arial"/>
                <w:color w:val="333333"/>
                <w:lang w:val="es-ES" w:eastAsia="es-ES"/>
              </w:rPr>
              <w:t>1077 (8.58%)</w:t>
            </w:r>
          </w:p>
        </w:tc>
        <w:tc>
          <w:tcPr>
            <w:tcW w:w="0" w:type="auto"/>
            <w:hideMark/>
            <w:tcPrChange w:id="94" w:author="Jordi Real" w:date="2020-11-02T09:01:00Z">
              <w:tcPr>
                <w:tcW w:w="0" w:type="auto"/>
                <w:hideMark/>
              </w:tcPr>
            </w:tcPrChange>
          </w:tcPr>
          <w:p w:rsidR="001B5D7F" w:rsidRPr="001B5D7F" w:rsidRDefault="001B5D7F" w:rsidP="001B5D7F">
            <w:pPr>
              <w:jc w:val="center"/>
              <w:cnfStyle w:val="000000100000"/>
              <w:rPr>
                <w:rFonts w:ascii="Arial" w:eastAsia="Times New Roman" w:hAnsi="Arial" w:cs="Arial"/>
                <w:color w:val="333333"/>
                <w:lang w:val="es-ES" w:eastAsia="es-ES"/>
              </w:rPr>
            </w:pPr>
            <w:r w:rsidRPr="001B5D7F">
              <w:rPr>
                <w:rFonts w:ascii="Arial" w:eastAsia="Times New Roman" w:hAnsi="Arial" w:cs="Arial"/>
                <w:color w:val="333333"/>
                <w:lang w:val="es-ES" w:eastAsia="es-ES"/>
              </w:rPr>
              <w:t>1397 (8.80%)</w:t>
            </w:r>
          </w:p>
        </w:tc>
        <w:tc>
          <w:tcPr>
            <w:tcW w:w="0" w:type="auto"/>
            <w:hideMark/>
            <w:tcPrChange w:id="95" w:author="Jordi Real" w:date="2020-11-02T09:01:00Z">
              <w:tcPr>
                <w:tcW w:w="0" w:type="auto"/>
                <w:hideMark/>
              </w:tcPr>
            </w:tcPrChange>
          </w:tcPr>
          <w:p w:rsidR="001B5D7F" w:rsidRPr="001B5D7F" w:rsidRDefault="001B5D7F" w:rsidP="001B5D7F">
            <w:pPr>
              <w:jc w:val="center"/>
              <w:cnfStyle w:val="000000100000"/>
              <w:rPr>
                <w:rFonts w:ascii="Arial" w:eastAsia="Times New Roman" w:hAnsi="Arial" w:cs="Arial"/>
                <w:color w:val="333333"/>
                <w:lang w:val="es-ES" w:eastAsia="es-ES"/>
              </w:rPr>
            </w:pPr>
            <w:r w:rsidRPr="001B5D7F">
              <w:rPr>
                <w:rFonts w:ascii="Arial" w:eastAsia="Times New Roman" w:hAnsi="Arial" w:cs="Arial"/>
                <w:color w:val="333333"/>
                <w:lang w:val="es-ES" w:eastAsia="es-ES"/>
              </w:rPr>
              <w:t>4428 (7.13%)</w:t>
            </w:r>
          </w:p>
        </w:tc>
        <w:tc>
          <w:tcPr>
            <w:tcW w:w="0" w:type="auto"/>
            <w:hideMark/>
            <w:tcPrChange w:id="96" w:author="Jordi Real" w:date="2020-11-02T09:01:00Z">
              <w:tcPr>
                <w:tcW w:w="0" w:type="auto"/>
                <w:hideMark/>
              </w:tcPr>
            </w:tcPrChange>
          </w:tcPr>
          <w:p w:rsidR="001B5D7F" w:rsidRPr="002B7495" w:rsidRDefault="001B5D7F" w:rsidP="001B5D7F">
            <w:pPr>
              <w:jc w:val="center"/>
              <w:cnfStyle w:val="000000100000"/>
              <w:rPr>
                <w:rFonts w:ascii="Arial" w:eastAsia="Times New Roman" w:hAnsi="Arial" w:cs="Arial"/>
                <w:b/>
                <w:color w:val="333333"/>
                <w:lang w:val="es-ES" w:eastAsia="es-ES"/>
              </w:rPr>
            </w:pPr>
            <w:r w:rsidRPr="002B7495">
              <w:rPr>
                <w:rFonts w:ascii="Arial" w:eastAsia="Times New Roman" w:hAnsi="Arial" w:cs="Arial"/>
                <w:b/>
                <w:color w:val="333333"/>
                <w:lang w:val="es-ES" w:eastAsia="es-ES"/>
              </w:rPr>
              <w:t>23867 (17.4%)</w:t>
            </w:r>
          </w:p>
        </w:tc>
        <w:tc>
          <w:tcPr>
            <w:tcW w:w="0" w:type="auto"/>
            <w:hideMark/>
            <w:tcPrChange w:id="97" w:author="Jordi Real" w:date="2020-11-02T09:01:00Z">
              <w:tcPr>
                <w:tcW w:w="0" w:type="auto"/>
                <w:hideMark/>
              </w:tcPr>
            </w:tcPrChange>
          </w:tcPr>
          <w:p w:rsidR="001B5D7F" w:rsidRPr="001B5D7F" w:rsidRDefault="001B5D7F" w:rsidP="001B5D7F">
            <w:pPr>
              <w:jc w:val="center"/>
              <w:cnfStyle w:val="000000100000"/>
              <w:rPr>
                <w:rFonts w:ascii="Arial" w:eastAsia="Times New Roman" w:hAnsi="Arial" w:cs="Arial"/>
                <w:color w:val="333333"/>
                <w:lang w:val="es-ES" w:eastAsia="es-ES"/>
              </w:rPr>
            </w:pPr>
            <w:r w:rsidRPr="001B5D7F">
              <w:rPr>
                <w:rFonts w:ascii="Arial" w:eastAsia="Times New Roman" w:hAnsi="Arial" w:cs="Arial"/>
                <w:color w:val="333333"/>
                <w:lang w:val="es-ES" w:eastAsia="es-ES"/>
              </w:rPr>
              <w:t>149 (8.49%)</w:t>
            </w:r>
          </w:p>
        </w:tc>
        <w:tc>
          <w:tcPr>
            <w:tcW w:w="0" w:type="auto"/>
            <w:hideMark/>
            <w:tcPrChange w:id="98" w:author="Jordi Real" w:date="2020-11-02T09:01:00Z">
              <w:tcPr>
                <w:tcW w:w="0" w:type="auto"/>
                <w:hideMark/>
              </w:tcPr>
            </w:tcPrChange>
          </w:tcPr>
          <w:p w:rsidR="001B5D7F" w:rsidRPr="002B7495" w:rsidRDefault="001B5D7F" w:rsidP="001B5D7F">
            <w:pPr>
              <w:jc w:val="center"/>
              <w:cnfStyle w:val="000000100000"/>
              <w:rPr>
                <w:rFonts w:ascii="Arial" w:eastAsia="Times New Roman" w:hAnsi="Arial" w:cs="Arial"/>
                <w:b/>
                <w:color w:val="333333"/>
                <w:lang w:val="es-ES" w:eastAsia="es-ES"/>
              </w:rPr>
            </w:pPr>
            <w:r w:rsidRPr="002B7495">
              <w:rPr>
                <w:rFonts w:ascii="Arial" w:eastAsia="Times New Roman" w:hAnsi="Arial" w:cs="Arial"/>
                <w:b/>
                <w:color w:val="333333"/>
                <w:lang w:val="es-ES" w:eastAsia="es-ES"/>
              </w:rPr>
              <w:t>4913 (16.9%)</w:t>
            </w:r>
          </w:p>
        </w:tc>
        <w:tc>
          <w:tcPr>
            <w:tcW w:w="0" w:type="auto"/>
            <w:hideMark/>
            <w:tcPrChange w:id="99" w:author="Jordi Real" w:date="2020-11-02T09:01:00Z">
              <w:tcPr>
                <w:tcW w:w="0" w:type="auto"/>
                <w:hideMark/>
              </w:tcPr>
            </w:tcPrChange>
          </w:tcPr>
          <w:p w:rsidR="001B5D7F" w:rsidRPr="002B7495" w:rsidRDefault="001B5D7F" w:rsidP="001B5D7F">
            <w:pPr>
              <w:jc w:val="center"/>
              <w:cnfStyle w:val="000000100000"/>
              <w:rPr>
                <w:rFonts w:ascii="Arial" w:eastAsia="Times New Roman" w:hAnsi="Arial" w:cs="Arial"/>
                <w:b/>
                <w:color w:val="333333"/>
                <w:lang w:val="es-ES" w:eastAsia="es-ES"/>
              </w:rPr>
            </w:pPr>
            <w:r w:rsidRPr="002B7495">
              <w:rPr>
                <w:rFonts w:ascii="Arial" w:eastAsia="Times New Roman" w:hAnsi="Arial" w:cs="Arial"/>
                <w:b/>
                <w:color w:val="333333"/>
                <w:lang w:val="es-ES" w:eastAsia="es-ES"/>
              </w:rPr>
              <w:t>6654 (20.9%)</w:t>
            </w:r>
          </w:p>
        </w:tc>
        <w:tc>
          <w:tcPr>
            <w:tcW w:w="0" w:type="auto"/>
            <w:hideMark/>
            <w:tcPrChange w:id="100" w:author="Jordi Real" w:date="2020-11-02T09:01:00Z">
              <w:tcPr>
                <w:tcW w:w="0" w:type="auto"/>
                <w:hideMark/>
              </w:tcPr>
            </w:tcPrChange>
          </w:tcPr>
          <w:p w:rsidR="001B5D7F" w:rsidRPr="002B7495" w:rsidRDefault="001B5D7F" w:rsidP="001B5D7F">
            <w:pPr>
              <w:jc w:val="center"/>
              <w:cnfStyle w:val="000000100000"/>
              <w:rPr>
                <w:rFonts w:ascii="Arial" w:eastAsia="Times New Roman" w:hAnsi="Arial" w:cs="Arial"/>
                <w:b/>
                <w:color w:val="333333"/>
                <w:lang w:val="es-ES" w:eastAsia="es-ES"/>
              </w:rPr>
            </w:pPr>
            <w:r w:rsidRPr="002B7495">
              <w:rPr>
                <w:rFonts w:ascii="Arial" w:eastAsia="Times New Roman" w:hAnsi="Arial" w:cs="Arial"/>
                <w:b/>
                <w:color w:val="333333"/>
                <w:lang w:val="es-ES" w:eastAsia="es-ES"/>
              </w:rPr>
              <w:t>6745 (19.3%)</w:t>
            </w:r>
          </w:p>
        </w:tc>
        <w:tc>
          <w:tcPr>
            <w:tcW w:w="1116" w:type="dxa"/>
            <w:hideMark/>
            <w:tcPrChange w:id="101" w:author="Jordi Real" w:date="2020-11-02T09:01:00Z">
              <w:tcPr>
                <w:tcW w:w="1116" w:type="dxa"/>
                <w:hideMark/>
              </w:tcPr>
            </w:tcPrChange>
          </w:tcPr>
          <w:p w:rsidR="001B5D7F" w:rsidRPr="002B7495" w:rsidRDefault="001B5D7F" w:rsidP="001B5D7F">
            <w:pPr>
              <w:jc w:val="center"/>
              <w:cnfStyle w:val="000000100000"/>
              <w:rPr>
                <w:rFonts w:ascii="Arial" w:eastAsia="Times New Roman" w:hAnsi="Arial" w:cs="Arial"/>
                <w:b/>
                <w:color w:val="333333"/>
                <w:lang w:val="es-ES" w:eastAsia="es-ES"/>
              </w:rPr>
            </w:pPr>
            <w:r w:rsidRPr="002B7495">
              <w:rPr>
                <w:rFonts w:ascii="Arial" w:eastAsia="Times New Roman" w:hAnsi="Arial" w:cs="Arial"/>
                <w:b/>
                <w:color w:val="333333"/>
                <w:lang w:val="es-ES" w:eastAsia="es-ES"/>
              </w:rPr>
              <w:t>5406 (13.6%)</w:t>
            </w:r>
          </w:p>
        </w:tc>
      </w:tr>
      <w:tr w:rsidR="001B5D7F" w:rsidRPr="001B5D7F" w:rsidTr="00BB2C77">
        <w:trPr>
          <w:trHeight w:val="297"/>
          <w:trPrChange w:id="102" w:author="Jordi Real" w:date="2020-11-02T09:01:00Z">
            <w:trPr>
              <w:trHeight w:val="297"/>
            </w:trPr>
          </w:trPrChange>
        </w:trPr>
        <w:tc>
          <w:tcPr>
            <w:cnfStyle w:val="001000000000"/>
            <w:tcW w:w="0" w:type="auto"/>
            <w:hideMark/>
            <w:tcPrChange w:id="103" w:author="Jordi Real" w:date="2020-11-02T09:01:00Z">
              <w:tcPr>
                <w:tcW w:w="0" w:type="auto"/>
                <w:hideMark/>
              </w:tcPr>
            </w:tcPrChange>
          </w:tcPr>
          <w:p w:rsidR="001B5D7F" w:rsidRPr="001B5D7F" w:rsidRDefault="001B5D7F" w:rsidP="001B5D7F">
            <w:pPr>
              <w:rPr>
                <w:rFonts w:ascii="Arial" w:eastAsia="Times New Roman" w:hAnsi="Arial" w:cs="Arial"/>
                <w:color w:val="333333"/>
                <w:lang w:val="es-ES" w:eastAsia="es-ES"/>
              </w:rPr>
            </w:pPr>
            <w:r w:rsidRPr="001B5D7F">
              <w:rPr>
                <w:rFonts w:ascii="Arial" w:eastAsia="Times New Roman" w:hAnsi="Arial" w:cs="Arial"/>
                <w:color w:val="333333"/>
                <w:lang w:val="es-ES" w:eastAsia="es-ES"/>
              </w:rPr>
              <w:t>PAD-CAROTID</w:t>
            </w:r>
          </w:p>
        </w:tc>
        <w:tc>
          <w:tcPr>
            <w:tcW w:w="0" w:type="auto"/>
            <w:hideMark/>
            <w:tcPrChange w:id="104" w:author="Jordi Real" w:date="2020-11-02T09:01:00Z">
              <w:tcPr>
                <w:tcW w:w="0" w:type="auto"/>
                <w:hideMark/>
              </w:tcPr>
            </w:tcPrChange>
          </w:tcPr>
          <w:p w:rsidR="001B5D7F" w:rsidRPr="001B5D7F" w:rsidRDefault="001B5D7F" w:rsidP="001B5D7F">
            <w:pPr>
              <w:jc w:val="center"/>
              <w:cnfStyle w:val="000000000000"/>
              <w:rPr>
                <w:rFonts w:ascii="Arial" w:eastAsia="Times New Roman" w:hAnsi="Arial" w:cs="Arial"/>
                <w:color w:val="333333"/>
                <w:lang w:val="es-ES" w:eastAsia="es-ES"/>
              </w:rPr>
            </w:pPr>
            <w:r w:rsidRPr="001B5D7F">
              <w:rPr>
                <w:rFonts w:ascii="Arial" w:eastAsia="Times New Roman" w:hAnsi="Arial" w:cs="Arial"/>
                <w:color w:val="333333"/>
                <w:lang w:val="es-ES" w:eastAsia="es-ES"/>
              </w:rPr>
              <w:t>2866 (2.38%)</w:t>
            </w:r>
          </w:p>
        </w:tc>
        <w:tc>
          <w:tcPr>
            <w:tcW w:w="0" w:type="auto"/>
            <w:hideMark/>
            <w:tcPrChange w:id="105" w:author="Jordi Real" w:date="2020-11-02T09:01:00Z">
              <w:tcPr>
                <w:tcW w:w="0" w:type="auto"/>
                <w:hideMark/>
              </w:tcPr>
            </w:tcPrChange>
          </w:tcPr>
          <w:p w:rsidR="001B5D7F" w:rsidRPr="001B5D7F" w:rsidRDefault="001B5D7F" w:rsidP="001B5D7F">
            <w:pPr>
              <w:jc w:val="center"/>
              <w:cnfStyle w:val="000000000000"/>
              <w:rPr>
                <w:rFonts w:ascii="Arial" w:eastAsia="Times New Roman" w:hAnsi="Arial" w:cs="Arial"/>
                <w:color w:val="333333"/>
                <w:lang w:val="es-ES" w:eastAsia="es-ES"/>
              </w:rPr>
            </w:pPr>
            <w:r w:rsidRPr="001B5D7F">
              <w:rPr>
                <w:rFonts w:ascii="Arial" w:eastAsia="Times New Roman" w:hAnsi="Arial" w:cs="Arial"/>
                <w:color w:val="333333"/>
                <w:lang w:val="es-ES" w:eastAsia="es-ES"/>
              </w:rPr>
              <w:t>15 (1.16%)</w:t>
            </w:r>
          </w:p>
        </w:tc>
        <w:tc>
          <w:tcPr>
            <w:tcW w:w="0" w:type="auto"/>
            <w:hideMark/>
            <w:tcPrChange w:id="106" w:author="Jordi Real" w:date="2020-11-02T09:01:00Z">
              <w:tcPr>
                <w:tcW w:w="0" w:type="auto"/>
                <w:hideMark/>
              </w:tcPr>
            </w:tcPrChange>
          </w:tcPr>
          <w:p w:rsidR="001B5D7F" w:rsidRPr="001B5D7F" w:rsidRDefault="001B5D7F" w:rsidP="001B5D7F">
            <w:pPr>
              <w:jc w:val="center"/>
              <w:cnfStyle w:val="000000000000"/>
              <w:rPr>
                <w:rFonts w:ascii="Arial" w:eastAsia="Times New Roman" w:hAnsi="Arial" w:cs="Arial"/>
                <w:color w:val="333333"/>
                <w:lang w:val="es-ES" w:eastAsia="es-ES"/>
              </w:rPr>
            </w:pPr>
            <w:r w:rsidRPr="001B5D7F">
              <w:rPr>
                <w:rFonts w:ascii="Arial" w:eastAsia="Times New Roman" w:hAnsi="Arial" w:cs="Arial"/>
                <w:color w:val="333333"/>
                <w:lang w:val="es-ES" w:eastAsia="es-ES"/>
              </w:rPr>
              <w:t>969 (3.37%)</w:t>
            </w:r>
          </w:p>
        </w:tc>
        <w:tc>
          <w:tcPr>
            <w:tcW w:w="0" w:type="auto"/>
            <w:hideMark/>
            <w:tcPrChange w:id="107" w:author="Jordi Real" w:date="2020-11-02T09:01:00Z">
              <w:tcPr>
                <w:tcW w:w="0" w:type="auto"/>
                <w:hideMark/>
              </w:tcPr>
            </w:tcPrChange>
          </w:tcPr>
          <w:p w:rsidR="001B5D7F" w:rsidRPr="001B5D7F" w:rsidRDefault="001B5D7F" w:rsidP="001B5D7F">
            <w:pPr>
              <w:jc w:val="center"/>
              <w:cnfStyle w:val="000000000000"/>
              <w:rPr>
                <w:rFonts w:ascii="Arial" w:eastAsia="Times New Roman" w:hAnsi="Arial" w:cs="Arial"/>
                <w:color w:val="333333"/>
                <w:lang w:val="es-ES" w:eastAsia="es-ES"/>
              </w:rPr>
            </w:pPr>
            <w:r w:rsidRPr="001B5D7F">
              <w:rPr>
                <w:rFonts w:ascii="Arial" w:eastAsia="Times New Roman" w:hAnsi="Arial" w:cs="Arial"/>
                <w:color w:val="333333"/>
                <w:lang w:val="es-ES" w:eastAsia="es-ES"/>
              </w:rPr>
              <w:t>455 (3.63%)</w:t>
            </w:r>
          </w:p>
        </w:tc>
        <w:tc>
          <w:tcPr>
            <w:tcW w:w="0" w:type="auto"/>
            <w:hideMark/>
            <w:tcPrChange w:id="108" w:author="Jordi Real" w:date="2020-11-02T09:01:00Z">
              <w:tcPr>
                <w:tcW w:w="0" w:type="auto"/>
                <w:hideMark/>
              </w:tcPr>
            </w:tcPrChange>
          </w:tcPr>
          <w:p w:rsidR="001B5D7F" w:rsidRPr="001B5D7F" w:rsidRDefault="001B5D7F" w:rsidP="001B5D7F">
            <w:pPr>
              <w:jc w:val="center"/>
              <w:cnfStyle w:val="000000000000"/>
              <w:rPr>
                <w:rFonts w:ascii="Arial" w:eastAsia="Times New Roman" w:hAnsi="Arial" w:cs="Arial"/>
                <w:color w:val="333333"/>
                <w:lang w:val="es-ES" w:eastAsia="es-ES"/>
              </w:rPr>
            </w:pPr>
            <w:r w:rsidRPr="001B5D7F">
              <w:rPr>
                <w:rFonts w:ascii="Arial" w:eastAsia="Times New Roman" w:hAnsi="Arial" w:cs="Arial"/>
                <w:color w:val="333333"/>
                <w:lang w:val="es-ES" w:eastAsia="es-ES"/>
              </w:rPr>
              <w:t>475 (2.99%)</w:t>
            </w:r>
          </w:p>
        </w:tc>
        <w:tc>
          <w:tcPr>
            <w:tcW w:w="0" w:type="auto"/>
            <w:hideMark/>
            <w:tcPrChange w:id="109" w:author="Jordi Real" w:date="2020-11-02T09:01:00Z">
              <w:tcPr>
                <w:tcW w:w="0" w:type="auto"/>
                <w:hideMark/>
              </w:tcPr>
            </w:tcPrChange>
          </w:tcPr>
          <w:p w:rsidR="001B5D7F" w:rsidRPr="001B5D7F" w:rsidRDefault="001B5D7F" w:rsidP="001B5D7F">
            <w:pPr>
              <w:jc w:val="center"/>
              <w:cnfStyle w:val="000000000000"/>
              <w:rPr>
                <w:rFonts w:ascii="Arial" w:eastAsia="Times New Roman" w:hAnsi="Arial" w:cs="Arial"/>
                <w:color w:val="333333"/>
                <w:lang w:val="es-ES" w:eastAsia="es-ES"/>
              </w:rPr>
            </w:pPr>
            <w:r w:rsidRPr="001B5D7F">
              <w:rPr>
                <w:rFonts w:ascii="Arial" w:eastAsia="Times New Roman" w:hAnsi="Arial" w:cs="Arial"/>
                <w:color w:val="333333"/>
                <w:lang w:val="es-ES" w:eastAsia="es-ES"/>
              </w:rPr>
              <w:t>952 (1.53%)</w:t>
            </w:r>
          </w:p>
        </w:tc>
        <w:tc>
          <w:tcPr>
            <w:tcW w:w="0" w:type="auto"/>
            <w:hideMark/>
            <w:tcPrChange w:id="110" w:author="Jordi Real" w:date="2020-11-02T09:01:00Z">
              <w:tcPr>
                <w:tcW w:w="0" w:type="auto"/>
                <w:hideMark/>
              </w:tcPr>
            </w:tcPrChange>
          </w:tcPr>
          <w:p w:rsidR="001B5D7F" w:rsidRPr="001B5D7F" w:rsidRDefault="001B5D7F" w:rsidP="001B5D7F">
            <w:pPr>
              <w:jc w:val="center"/>
              <w:cnfStyle w:val="000000000000"/>
              <w:rPr>
                <w:rFonts w:ascii="Arial" w:eastAsia="Times New Roman" w:hAnsi="Arial" w:cs="Arial"/>
                <w:color w:val="333333"/>
                <w:lang w:val="es-ES" w:eastAsia="es-ES"/>
              </w:rPr>
            </w:pPr>
            <w:r w:rsidRPr="001B5D7F">
              <w:rPr>
                <w:rFonts w:ascii="Arial" w:eastAsia="Times New Roman" w:hAnsi="Arial" w:cs="Arial"/>
                <w:color w:val="333333"/>
                <w:lang w:val="es-ES" w:eastAsia="es-ES"/>
              </w:rPr>
              <w:t>3799 (2.77%)</w:t>
            </w:r>
          </w:p>
        </w:tc>
        <w:tc>
          <w:tcPr>
            <w:tcW w:w="0" w:type="auto"/>
            <w:hideMark/>
            <w:tcPrChange w:id="111" w:author="Jordi Real" w:date="2020-11-02T09:01:00Z">
              <w:tcPr>
                <w:tcW w:w="0" w:type="auto"/>
                <w:hideMark/>
              </w:tcPr>
            </w:tcPrChange>
          </w:tcPr>
          <w:p w:rsidR="001B5D7F" w:rsidRPr="001B5D7F" w:rsidRDefault="001B5D7F" w:rsidP="001B5D7F">
            <w:pPr>
              <w:jc w:val="center"/>
              <w:cnfStyle w:val="000000000000"/>
              <w:rPr>
                <w:rFonts w:ascii="Arial" w:eastAsia="Times New Roman" w:hAnsi="Arial" w:cs="Arial"/>
                <w:color w:val="333333"/>
                <w:lang w:val="es-ES" w:eastAsia="es-ES"/>
              </w:rPr>
            </w:pPr>
            <w:r w:rsidRPr="001B5D7F">
              <w:rPr>
                <w:rFonts w:ascii="Arial" w:eastAsia="Times New Roman" w:hAnsi="Arial" w:cs="Arial"/>
                <w:color w:val="333333"/>
                <w:lang w:val="es-ES" w:eastAsia="es-ES"/>
              </w:rPr>
              <w:t>12 (0.68%)</w:t>
            </w:r>
          </w:p>
        </w:tc>
        <w:tc>
          <w:tcPr>
            <w:tcW w:w="0" w:type="auto"/>
            <w:hideMark/>
            <w:tcPrChange w:id="112" w:author="Jordi Real" w:date="2020-11-02T09:01:00Z">
              <w:tcPr>
                <w:tcW w:w="0" w:type="auto"/>
                <w:hideMark/>
              </w:tcPr>
            </w:tcPrChange>
          </w:tcPr>
          <w:p w:rsidR="001B5D7F" w:rsidRPr="001B5D7F" w:rsidRDefault="001B5D7F" w:rsidP="001B5D7F">
            <w:pPr>
              <w:jc w:val="center"/>
              <w:cnfStyle w:val="000000000000"/>
              <w:rPr>
                <w:rFonts w:ascii="Arial" w:eastAsia="Times New Roman" w:hAnsi="Arial" w:cs="Arial"/>
                <w:color w:val="333333"/>
                <w:lang w:val="es-ES" w:eastAsia="es-ES"/>
              </w:rPr>
            </w:pPr>
            <w:r w:rsidRPr="001B5D7F">
              <w:rPr>
                <w:rFonts w:ascii="Arial" w:eastAsia="Times New Roman" w:hAnsi="Arial" w:cs="Arial"/>
                <w:color w:val="333333"/>
                <w:lang w:val="es-ES" w:eastAsia="es-ES"/>
              </w:rPr>
              <w:t>480 (1.65%)</w:t>
            </w:r>
          </w:p>
        </w:tc>
        <w:tc>
          <w:tcPr>
            <w:tcW w:w="0" w:type="auto"/>
            <w:hideMark/>
            <w:tcPrChange w:id="113" w:author="Jordi Real" w:date="2020-11-02T09:01:00Z">
              <w:tcPr>
                <w:tcW w:w="0" w:type="auto"/>
                <w:hideMark/>
              </w:tcPr>
            </w:tcPrChange>
          </w:tcPr>
          <w:p w:rsidR="001B5D7F" w:rsidRPr="001B5D7F" w:rsidRDefault="001B5D7F" w:rsidP="001B5D7F">
            <w:pPr>
              <w:jc w:val="center"/>
              <w:cnfStyle w:val="000000000000"/>
              <w:rPr>
                <w:rFonts w:ascii="Arial" w:eastAsia="Times New Roman" w:hAnsi="Arial" w:cs="Arial"/>
                <w:color w:val="333333"/>
                <w:lang w:val="es-ES" w:eastAsia="es-ES"/>
              </w:rPr>
            </w:pPr>
            <w:r w:rsidRPr="001B5D7F">
              <w:rPr>
                <w:rFonts w:ascii="Arial" w:eastAsia="Times New Roman" w:hAnsi="Arial" w:cs="Arial"/>
                <w:color w:val="333333"/>
                <w:lang w:val="es-ES" w:eastAsia="es-ES"/>
              </w:rPr>
              <w:t>978 (3.07%)</w:t>
            </w:r>
          </w:p>
        </w:tc>
        <w:tc>
          <w:tcPr>
            <w:tcW w:w="0" w:type="auto"/>
            <w:hideMark/>
            <w:tcPrChange w:id="114" w:author="Jordi Real" w:date="2020-11-02T09:01:00Z">
              <w:tcPr>
                <w:tcW w:w="0" w:type="auto"/>
                <w:hideMark/>
              </w:tcPr>
            </w:tcPrChange>
          </w:tcPr>
          <w:p w:rsidR="001B5D7F" w:rsidRPr="001B5D7F" w:rsidRDefault="001B5D7F" w:rsidP="001B5D7F">
            <w:pPr>
              <w:jc w:val="center"/>
              <w:cnfStyle w:val="000000000000"/>
              <w:rPr>
                <w:rFonts w:ascii="Arial" w:eastAsia="Times New Roman" w:hAnsi="Arial" w:cs="Arial"/>
                <w:color w:val="333333"/>
                <w:lang w:val="es-ES" w:eastAsia="es-ES"/>
              </w:rPr>
            </w:pPr>
            <w:r w:rsidRPr="001B5D7F">
              <w:rPr>
                <w:rFonts w:ascii="Arial" w:eastAsia="Times New Roman" w:hAnsi="Arial" w:cs="Arial"/>
                <w:color w:val="333333"/>
                <w:lang w:val="es-ES" w:eastAsia="es-ES"/>
              </w:rPr>
              <w:t>1311 (3.75%)</w:t>
            </w:r>
          </w:p>
        </w:tc>
        <w:tc>
          <w:tcPr>
            <w:tcW w:w="1116" w:type="dxa"/>
            <w:hideMark/>
            <w:tcPrChange w:id="115" w:author="Jordi Real" w:date="2020-11-02T09:01:00Z">
              <w:tcPr>
                <w:tcW w:w="1116" w:type="dxa"/>
                <w:hideMark/>
              </w:tcPr>
            </w:tcPrChange>
          </w:tcPr>
          <w:p w:rsidR="001B5D7F" w:rsidRPr="001B5D7F" w:rsidRDefault="001B5D7F" w:rsidP="001B5D7F">
            <w:pPr>
              <w:jc w:val="center"/>
              <w:cnfStyle w:val="000000000000"/>
              <w:rPr>
                <w:rFonts w:ascii="Arial" w:eastAsia="Times New Roman" w:hAnsi="Arial" w:cs="Arial"/>
                <w:color w:val="333333"/>
                <w:lang w:val="es-ES" w:eastAsia="es-ES"/>
              </w:rPr>
            </w:pPr>
            <w:r w:rsidRPr="001B5D7F">
              <w:rPr>
                <w:rFonts w:ascii="Arial" w:eastAsia="Times New Roman" w:hAnsi="Arial" w:cs="Arial"/>
                <w:color w:val="333333"/>
                <w:lang w:val="es-ES" w:eastAsia="es-ES"/>
              </w:rPr>
              <w:t>1018 (2.56%)</w:t>
            </w:r>
          </w:p>
        </w:tc>
      </w:tr>
      <w:tr w:rsidR="001B5D7F" w:rsidRPr="001B5D7F" w:rsidTr="00BB2C77">
        <w:trPr>
          <w:cnfStyle w:val="000000100000"/>
          <w:trHeight w:val="297"/>
          <w:trPrChange w:id="116" w:author="Jordi Real" w:date="2020-11-02T09:01:00Z">
            <w:trPr>
              <w:trHeight w:val="297"/>
            </w:trPr>
          </w:trPrChange>
        </w:trPr>
        <w:tc>
          <w:tcPr>
            <w:cnfStyle w:val="001000000000"/>
            <w:tcW w:w="0" w:type="auto"/>
            <w:hideMark/>
            <w:tcPrChange w:id="117" w:author="Jordi Real" w:date="2020-11-02T09:01:00Z">
              <w:tcPr>
                <w:tcW w:w="0" w:type="auto"/>
                <w:hideMark/>
              </w:tcPr>
            </w:tcPrChange>
          </w:tcPr>
          <w:p w:rsidR="001B5D7F" w:rsidRPr="001B5D7F" w:rsidRDefault="001B5D7F" w:rsidP="001B5D7F">
            <w:pPr>
              <w:cnfStyle w:val="001000100000"/>
              <w:rPr>
                <w:rFonts w:ascii="Arial" w:eastAsia="Times New Roman" w:hAnsi="Arial" w:cs="Arial"/>
                <w:color w:val="333333"/>
                <w:lang w:val="es-ES" w:eastAsia="es-ES"/>
              </w:rPr>
            </w:pPr>
            <w:r w:rsidRPr="001B5D7F">
              <w:rPr>
                <w:rFonts w:ascii="Arial" w:eastAsia="Times New Roman" w:hAnsi="Arial" w:cs="Arial"/>
                <w:color w:val="333333"/>
                <w:lang w:val="es-ES" w:eastAsia="es-ES"/>
              </w:rPr>
              <w:t>PER-REV</w:t>
            </w:r>
          </w:p>
        </w:tc>
        <w:tc>
          <w:tcPr>
            <w:tcW w:w="0" w:type="auto"/>
            <w:hideMark/>
            <w:tcPrChange w:id="118" w:author="Jordi Real" w:date="2020-11-02T09:01:00Z">
              <w:tcPr>
                <w:tcW w:w="0" w:type="auto"/>
                <w:hideMark/>
              </w:tcPr>
            </w:tcPrChange>
          </w:tcPr>
          <w:p w:rsidR="001B5D7F" w:rsidRPr="001B5D7F" w:rsidRDefault="001B5D7F" w:rsidP="001B5D7F">
            <w:pPr>
              <w:jc w:val="center"/>
              <w:cnfStyle w:val="000000100000"/>
              <w:rPr>
                <w:rFonts w:ascii="Arial" w:eastAsia="Times New Roman" w:hAnsi="Arial" w:cs="Arial"/>
                <w:color w:val="333333"/>
                <w:lang w:val="es-ES" w:eastAsia="es-ES"/>
              </w:rPr>
            </w:pPr>
            <w:r w:rsidRPr="001B5D7F">
              <w:rPr>
                <w:rFonts w:ascii="Arial" w:eastAsia="Times New Roman" w:hAnsi="Arial" w:cs="Arial"/>
                <w:color w:val="333333"/>
                <w:lang w:val="es-ES" w:eastAsia="es-ES"/>
              </w:rPr>
              <w:t>1275 (1.06%)</w:t>
            </w:r>
          </w:p>
        </w:tc>
        <w:tc>
          <w:tcPr>
            <w:tcW w:w="0" w:type="auto"/>
            <w:hideMark/>
            <w:tcPrChange w:id="119" w:author="Jordi Real" w:date="2020-11-02T09:01:00Z">
              <w:tcPr>
                <w:tcW w:w="0" w:type="auto"/>
                <w:hideMark/>
              </w:tcPr>
            </w:tcPrChange>
          </w:tcPr>
          <w:p w:rsidR="001B5D7F" w:rsidRPr="001B5D7F" w:rsidRDefault="001B5D7F" w:rsidP="001B5D7F">
            <w:pPr>
              <w:jc w:val="center"/>
              <w:cnfStyle w:val="000000100000"/>
              <w:rPr>
                <w:rFonts w:ascii="Arial" w:eastAsia="Times New Roman" w:hAnsi="Arial" w:cs="Arial"/>
                <w:color w:val="333333"/>
                <w:lang w:val="es-ES" w:eastAsia="es-ES"/>
              </w:rPr>
            </w:pPr>
            <w:r w:rsidRPr="001B5D7F">
              <w:rPr>
                <w:rFonts w:ascii="Arial" w:eastAsia="Times New Roman" w:hAnsi="Arial" w:cs="Arial"/>
                <w:color w:val="333333"/>
                <w:lang w:val="es-ES" w:eastAsia="es-ES"/>
              </w:rPr>
              <w:t>124 (9.56%)</w:t>
            </w:r>
          </w:p>
        </w:tc>
        <w:tc>
          <w:tcPr>
            <w:tcW w:w="0" w:type="auto"/>
            <w:hideMark/>
            <w:tcPrChange w:id="120" w:author="Jordi Real" w:date="2020-11-02T09:01:00Z">
              <w:tcPr>
                <w:tcW w:w="0" w:type="auto"/>
                <w:hideMark/>
              </w:tcPr>
            </w:tcPrChange>
          </w:tcPr>
          <w:p w:rsidR="001B5D7F" w:rsidRPr="001B5D7F" w:rsidRDefault="001B5D7F" w:rsidP="001B5D7F">
            <w:pPr>
              <w:jc w:val="center"/>
              <w:cnfStyle w:val="000000100000"/>
              <w:rPr>
                <w:rFonts w:ascii="Arial" w:eastAsia="Times New Roman" w:hAnsi="Arial" w:cs="Arial"/>
                <w:color w:val="333333"/>
                <w:lang w:val="es-ES" w:eastAsia="es-ES"/>
              </w:rPr>
            </w:pPr>
            <w:r w:rsidRPr="001B5D7F">
              <w:rPr>
                <w:rFonts w:ascii="Arial" w:eastAsia="Times New Roman" w:hAnsi="Arial" w:cs="Arial"/>
                <w:color w:val="333333"/>
                <w:lang w:val="es-ES" w:eastAsia="es-ES"/>
              </w:rPr>
              <w:t>749 (2.61%)</w:t>
            </w:r>
          </w:p>
        </w:tc>
        <w:tc>
          <w:tcPr>
            <w:tcW w:w="0" w:type="auto"/>
            <w:hideMark/>
            <w:tcPrChange w:id="121" w:author="Jordi Real" w:date="2020-11-02T09:01:00Z">
              <w:tcPr>
                <w:tcW w:w="0" w:type="auto"/>
                <w:hideMark/>
              </w:tcPr>
            </w:tcPrChange>
          </w:tcPr>
          <w:p w:rsidR="001B5D7F" w:rsidRPr="001B5D7F" w:rsidRDefault="001B5D7F" w:rsidP="001B5D7F">
            <w:pPr>
              <w:jc w:val="center"/>
              <w:cnfStyle w:val="000000100000"/>
              <w:rPr>
                <w:rFonts w:ascii="Arial" w:eastAsia="Times New Roman" w:hAnsi="Arial" w:cs="Arial"/>
                <w:color w:val="333333"/>
                <w:lang w:val="es-ES" w:eastAsia="es-ES"/>
              </w:rPr>
            </w:pPr>
            <w:r w:rsidRPr="001B5D7F">
              <w:rPr>
                <w:rFonts w:ascii="Arial" w:eastAsia="Times New Roman" w:hAnsi="Arial" w:cs="Arial"/>
                <w:color w:val="333333"/>
                <w:lang w:val="es-ES" w:eastAsia="es-ES"/>
              </w:rPr>
              <w:t>107 (0.85%)</w:t>
            </w:r>
          </w:p>
        </w:tc>
        <w:tc>
          <w:tcPr>
            <w:tcW w:w="0" w:type="auto"/>
            <w:hideMark/>
            <w:tcPrChange w:id="122" w:author="Jordi Real" w:date="2020-11-02T09:01:00Z">
              <w:tcPr>
                <w:tcW w:w="0" w:type="auto"/>
                <w:hideMark/>
              </w:tcPr>
            </w:tcPrChange>
          </w:tcPr>
          <w:p w:rsidR="001B5D7F" w:rsidRPr="001B5D7F" w:rsidRDefault="001B5D7F" w:rsidP="001B5D7F">
            <w:pPr>
              <w:jc w:val="center"/>
              <w:cnfStyle w:val="000000100000"/>
              <w:rPr>
                <w:rFonts w:ascii="Arial" w:eastAsia="Times New Roman" w:hAnsi="Arial" w:cs="Arial"/>
                <w:color w:val="333333"/>
                <w:lang w:val="es-ES" w:eastAsia="es-ES"/>
              </w:rPr>
            </w:pPr>
            <w:r w:rsidRPr="001B5D7F">
              <w:rPr>
                <w:rFonts w:ascii="Arial" w:eastAsia="Times New Roman" w:hAnsi="Arial" w:cs="Arial"/>
                <w:color w:val="333333"/>
                <w:lang w:val="es-ES" w:eastAsia="es-ES"/>
              </w:rPr>
              <w:t>120 (0.76%)</w:t>
            </w:r>
          </w:p>
        </w:tc>
        <w:tc>
          <w:tcPr>
            <w:tcW w:w="0" w:type="auto"/>
            <w:hideMark/>
            <w:tcPrChange w:id="123" w:author="Jordi Real" w:date="2020-11-02T09:01:00Z">
              <w:tcPr>
                <w:tcW w:w="0" w:type="auto"/>
                <w:hideMark/>
              </w:tcPr>
            </w:tcPrChange>
          </w:tcPr>
          <w:p w:rsidR="001B5D7F" w:rsidRPr="001B5D7F" w:rsidRDefault="001B5D7F" w:rsidP="001B5D7F">
            <w:pPr>
              <w:jc w:val="center"/>
              <w:cnfStyle w:val="000000100000"/>
              <w:rPr>
                <w:rFonts w:ascii="Arial" w:eastAsia="Times New Roman" w:hAnsi="Arial" w:cs="Arial"/>
                <w:color w:val="333333"/>
                <w:lang w:val="es-ES" w:eastAsia="es-ES"/>
              </w:rPr>
            </w:pPr>
            <w:r w:rsidRPr="001B5D7F">
              <w:rPr>
                <w:rFonts w:ascii="Arial" w:eastAsia="Times New Roman" w:hAnsi="Arial" w:cs="Arial"/>
                <w:color w:val="333333"/>
                <w:lang w:val="es-ES" w:eastAsia="es-ES"/>
              </w:rPr>
              <w:t>175 (0.28%)</w:t>
            </w:r>
          </w:p>
        </w:tc>
        <w:tc>
          <w:tcPr>
            <w:tcW w:w="0" w:type="auto"/>
            <w:hideMark/>
            <w:tcPrChange w:id="124" w:author="Jordi Real" w:date="2020-11-02T09:01:00Z">
              <w:tcPr>
                <w:tcW w:w="0" w:type="auto"/>
                <w:hideMark/>
              </w:tcPr>
            </w:tcPrChange>
          </w:tcPr>
          <w:p w:rsidR="001B5D7F" w:rsidRPr="001B5D7F" w:rsidRDefault="001B5D7F" w:rsidP="001B5D7F">
            <w:pPr>
              <w:jc w:val="center"/>
              <w:cnfStyle w:val="000000100000"/>
              <w:rPr>
                <w:rFonts w:ascii="Arial" w:eastAsia="Times New Roman" w:hAnsi="Arial" w:cs="Arial"/>
                <w:color w:val="333333"/>
                <w:lang w:val="es-ES" w:eastAsia="es-ES"/>
              </w:rPr>
            </w:pPr>
            <w:r w:rsidRPr="001B5D7F">
              <w:rPr>
                <w:rFonts w:ascii="Arial" w:eastAsia="Times New Roman" w:hAnsi="Arial" w:cs="Arial"/>
                <w:color w:val="333333"/>
                <w:lang w:val="es-ES" w:eastAsia="es-ES"/>
              </w:rPr>
              <w:t>1823 (1.33%)</w:t>
            </w:r>
          </w:p>
        </w:tc>
        <w:tc>
          <w:tcPr>
            <w:tcW w:w="0" w:type="auto"/>
            <w:hideMark/>
            <w:tcPrChange w:id="125" w:author="Jordi Real" w:date="2020-11-02T09:01:00Z">
              <w:tcPr>
                <w:tcW w:w="0" w:type="auto"/>
                <w:hideMark/>
              </w:tcPr>
            </w:tcPrChange>
          </w:tcPr>
          <w:p w:rsidR="001B5D7F" w:rsidRPr="001B5D7F" w:rsidRDefault="001B5D7F" w:rsidP="001B5D7F">
            <w:pPr>
              <w:jc w:val="center"/>
              <w:cnfStyle w:val="000000100000"/>
              <w:rPr>
                <w:rFonts w:ascii="Arial" w:eastAsia="Times New Roman" w:hAnsi="Arial" w:cs="Arial"/>
                <w:color w:val="333333"/>
                <w:lang w:val="es-ES" w:eastAsia="es-ES"/>
              </w:rPr>
            </w:pPr>
            <w:r w:rsidRPr="001B5D7F">
              <w:rPr>
                <w:rFonts w:ascii="Arial" w:eastAsia="Times New Roman" w:hAnsi="Arial" w:cs="Arial"/>
                <w:color w:val="333333"/>
                <w:lang w:val="es-ES" w:eastAsia="es-ES"/>
              </w:rPr>
              <w:t>102 (5.82%)</w:t>
            </w:r>
          </w:p>
        </w:tc>
        <w:tc>
          <w:tcPr>
            <w:tcW w:w="0" w:type="auto"/>
            <w:hideMark/>
            <w:tcPrChange w:id="126" w:author="Jordi Real" w:date="2020-11-02T09:01:00Z">
              <w:tcPr>
                <w:tcW w:w="0" w:type="auto"/>
                <w:hideMark/>
              </w:tcPr>
            </w:tcPrChange>
          </w:tcPr>
          <w:p w:rsidR="001B5D7F" w:rsidRPr="001B5D7F" w:rsidRDefault="001B5D7F" w:rsidP="001B5D7F">
            <w:pPr>
              <w:jc w:val="center"/>
              <w:cnfStyle w:val="000000100000"/>
              <w:rPr>
                <w:rFonts w:ascii="Arial" w:eastAsia="Times New Roman" w:hAnsi="Arial" w:cs="Arial"/>
                <w:color w:val="333333"/>
                <w:lang w:val="es-ES" w:eastAsia="es-ES"/>
              </w:rPr>
            </w:pPr>
            <w:r w:rsidRPr="001B5D7F">
              <w:rPr>
                <w:rFonts w:ascii="Arial" w:eastAsia="Times New Roman" w:hAnsi="Arial" w:cs="Arial"/>
                <w:color w:val="333333"/>
                <w:lang w:val="es-ES" w:eastAsia="es-ES"/>
              </w:rPr>
              <w:t>542 (1.86%)</w:t>
            </w:r>
          </w:p>
        </w:tc>
        <w:tc>
          <w:tcPr>
            <w:tcW w:w="0" w:type="auto"/>
            <w:hideMark/>
            <w:tcPrChange w:id="127" w:author="Jordi Real" w:date="2020-11-02T09:01:00Z">
              <w:tcPr>
                <w:tcW w:w="0" w:type="auto"/>
                <w:hideMark/>
              </w:tcPr>
            </w:tcPrChange>
          </w:tcPr>
          <w:p w:rsidR="001B5D7F" w:rsidRPr="001B5D7F" w:rsidRDefault="001B5D7F" w:rsidP="001B5D7F">
            <w:pPr>
              <w:jc w:val="center"/>
              <w:cnfStyle w:val="000000100000"/>
              <w:rPr>
                <w:rFonts w:ascii="Arial" w:eastAsia="Times New Roman" w:hAnsi="Arial" w:cs="Arial"/>
                <w:color w:val="333333"/>
                <w:lang w:val="es-ES" w:eastAsia="es-ES"/>
              </w:rPr>
            </w:pPr>
            <w:r w:rsidRPr="001B5D7F">
              <w:rPr>
                <w:rFonts w:ascii="Arial" w:eastAsia="Times New Roman" w:hAnsi="Arial" w:cs="Arial"/>
                <w:color w:val="333333"/>
                <w:lang w:val="es-ES" w:eastAsia="es-ES"/>
              </w:rPr>
              <w:t>474 (1.49%)</w:t>
            </w:r>
          </w:p>
        </w:tc>
        <w:tc>
          <w:tcPr>
            <w:tcW w:w="0" w:type="auto"/>
            <w:hideMark/>
            <w:tcPrChange w:id="128" w:author="Jordi Real" w:date="2020-11-02T09:01:00Z">
              <w:tcPr>
                <w:tcW w:w="0" w:type="auto"/>
                <w:hideMark/>
              </w:tcPr>
            </w:tcPrChange>
          </w:tcPr>
          <w:p w:rsidR="001B5D7F" w:rsidRPr="001B5D7F" w:rsidRDefault="001B5D7F" w:rsidP="001B5D7F">
            <w:pPr>
              <w:jc w:val="center"/>
              <w:cnfStyle w:val="000000100000"/>
              <w:rPr>
                <w:rFonts w:ascii="Arial" w:eastAsia="Times New Roman" w:hAnsi="Arial" w:cs="Arial"/>
                <w:color w:val="333333"/>
                <w:lang w:val="es-ES" w:eastAsia="es-ES"/>
              </w:rPr>
            </w:pPr>
            <w:r w:rsidRPr="001B5D7F">
              <w:rPr>
                <w:rFonts w:ascii="Arial" w:eastAsia="Times New Roman" w:hAnsi="Arial" w:cs="Arial"/>
                <w:color w:val="333333"/>
                <w:lang w:val="es-ES" w:eastAsia="es-ES"/>
              </w:rPr>
              <w:t>448 (1.28%)</w:t>
            </w:r>
          </w:p>
        </w:tc>
        <w:tc>
          <w:tcPr>
            <w:tcW w:w="1116" w:type="dxa"/>
            <w:hideMark/>
            <w:tcPrChange w:id="129" w:author="Jordi Real" w:date="2020-11-02T09:01:00Z">
              <w:tcPr>
                <w:tcW w:w="1116" w:type="dxa"/>
                <w:hideMark/>
              </w:tcPr>
            </w:tcPrChange>
          </w:tcPr>
          <w:p w:rsidR="001B5D7F" w:rsidRPr="001B5D7F" w:rsidRDefault="001B5D7F" w:rsidP="001B5D7F">
            <w:pPr>
              <w:jc w:val="center"/>
              <w:cnfStyle w:val="000000100000"/>
              <w:rPr>
                <w:rFonts w:ascii="Arial" w:eastAsia="Times New Roman" w:hAnsi="Arial" w:cs="Arial"/>
                <w:color w:val="333333"/>
                <w:lang w:val="es-ES" w:eastAsia="es-ES"/>
              </w:rPr>
            </w:pPr>
            <w:r w:rsidRPr="001B5D7F">
              <w:rPr>
                <w:rFonts w:ascii="Arial" w:eastAsia="Times New Roman" w:hAnsi="Arial" w:cs="Arial"/>
                <w:color w:val="333333"/>
                <w:lang w:val="es-ES" w:eastAsia="es-ES"/>
              </w:rPr>
              <w:t>257 (0.65%)</w:t>
            </w:r>
          </w:p>
        </w:tc>
      </w:tr>
      <w:tr w:rsidR="001B5D7F" w:rsidRPr="001B5D7F" w:rsidTr="00BB2C77">
        <w:trPr>
          <w:trHeight w:val="297"/>
          <w:trPrChange w:id="130" w:author="Jordi Real" w:date="2020-11-02T09:01:00Z">
            <w:trPr>
              <w:trHeight w:val="297"/>
            </w:trPr>
          </w:trPrChange>
        </w:trPr>
        <w:tc>
          <w:tcPr>
            <w:cnfStyle w:val="001000000000"/>
            <w:tcW w:w="0" w:type="auto"/>
            <w:hideMark/>
            <w:tcPrChange w:id="131" w:author="Jordi Real" w:date="2020-11-02T09:01:00Z">
              <w:tcPr>
                <w:tcW w:w="0" w:type="auto"/>
                <w:hideMark/>
              </w:tcPr>
            </w:tcPrChange>
          </w:tcPr>
          <w:p w:rsidR="001B5D7F" w:rsidRPr="001B5D7F" w:rsidRDefault="001B5D7F" w:rsidP="001B5D7F">
            <w:pPr>
              <w:rPr>
                <w:rFonts w:ascii="Arial" w:eastAsia="Times New Roman" w:hAnsi="Arial" w:cs="Arial"/>
                <w:color w:val="333333"/>
                <w:lang w:val="es-ES" w:eastAsia="es-ES"/>
              </w:rPr>
            </w:pPr>
            <w:r w:rsidRPr="001B5D7F">
              <w:rPr>
                <w:rFonts w:ascii="Arial" w:eastAsia="Times New Roman" w:hAnsi="Arial" w:cs="Arial"/>
                <w:color w:val="333333"/>
                <w:lang w:val="es-ES" w:eastAsia="es-ES"/>
              </w:rPr>
              <w:t>TIA</w:t>
            </w:r>
          </w:p>
        </w:tc>
        <w:tc>
          <w:tcPr>
            <w:tcW w:w="0" w:type="auto"/>
            <w:hideMark/>
            <w:tcPrChange w:id="132" w:author="Jordi Real" w:date="2020-11-02T09:01:00Z">
              <w:tcPr>
                <w:tcW w:w="0" w:type="auto"/>
                <w:hideMark/>
              </w:tcPr>
            </w:tcPrChange>
          </w:tcPr>
          <w:p w:rsidR="001B5D7F" w:rsidRPr="001B5D7F" w:rsidRDefault="001B5D7F" w:rsidP="001B5D7F">
            <w:pPr>
              <w:jc w:val="center"/>
              <w:cnfStyle w:val="000000000000"/>
              <w:rPr>
                <w:rFonts w:ascii="Arial" w:eastAsia="Times New Roman" w:hAnsi="Arial" w:cs="Arial"/>
                <w:color w:val="333333"/>
                <w:lang w:val="es-ES" w:eastAsia="es-ES"/>
              </w:rPr>
            </w:pPr>
            <w:r w:rsidRPr="001B5D7F">
              <w:rPr>
                <w:rFonts w:ascii="Arial" w:eastAsia="Times New Roman" w:hAnsi="Arial" w:cs="Arial"/>
                <w:color w:val="333333"/>
                <w:lang w:val="es-ES" w:eastAsia="es-ES"/>
              </w:rPr>
              <w:t>13869 (11.5%)</w:t>
            </w:r>
          </w:p>
        </w:tc>
        <w:tc>
          <w:tcPr>
            <w:tcW w:w="0" w:type="auto"/>
            <w:hideMark/>
            <w:tcPrChange w:id="133" w:author="Jordi Real" w:date="2020-11-02T09:01:00Z">
              <w:tcPr>
                <w:tcW w:w="0" w:type="auto"/>
                <w:hideMark/>
              </w:tcPr>
            </w:tcPrChange>
          </w:tcPr>
          <w:p w:rsidR="001B5D7F" w:rsidRPr="00F72635" w:rsidRDefault="001B5D7F" w:rsidP="001B5D7F">
            <w:pPr>
              <w:jc w:val="center"/>
              <w:cnfStyle w:val="000000000000"/>
              <w:rPr>
                <w:rFonts w:ascii="Arial" w:eastAsia="Times New Roman" w:hAnsi="Arial" w:cs="Arial"/>
                <w:b/>
                <w:color w:val="333333"/>
                <w:lang w:val="es-ES" w:eastAsia="es-ES"/>
              </w:rPr>
            </w:pPr>
            <w:r w:rsidRPr="00F72635">
              <w:rPr>
                <w:rFonts w:ascii="Arial" w:eastAsia="Times New Roman" w:hAnsi="Arial" w:cs="Arial"/>
                <w:b/>
                <w:color w:val="333333"/>
                <w:lang w:val="es-ES" w:eastAsia="es-ES"/>
              </w:rPr>
              <w:t>202 (15.6%)</w:t>
            </w:r>
          </w:p>
        </w:tc>
        <w:tc>
          <w:tcPr>
            <w:tcW w:w="0" w:type="auto"/>
            <w:hideMark/>
            <w:tcPrChange w:id="134" w:author="Jordi Real" w:date="2020-11-02T09:01:00Z">
              <w:tcPr>
                <w:tcW w:w="0" w:type="auto"/>
                <w:hideMark/>
              </w:tcPr>
            </w:tcPrChange>
          </w:tcPr>
          <w:p w:rsidR="001B5D7F" w:rsidRPr="00F72635" w:rsidRDefault="001B5D7F" w:rsidP="001B5D7F">
            <w:pPr>
              <w:jc w:val="center"/>
              <w:cnfStyle w:val="000000000000"/>
              <w:rPr>
                <w:rFonts w:ascii="Arial" w:eastAsia="Times New Roman" w:hAnsi="Arial" w:cs="Arial"/>
                <w:b/>
                <w:color w:val="333333"/>
                <w:lang w:val="es-ES" w:eastAsia="es-ES"/>
              </w:rPr>
            </w:pPr>
            <w:r w:rsidRPr="00F72635">
              <w:rPr>
                <w:rFonts w:ascii="Arial" w:eastAsia="Times New Roman" w:hAnsi="Arial" w:cs="Arial"/>
                <w:b/>
                <w:color w:val="333333"/>
                <w:lang w:val="es-ES" w:eastAsia="es-ES"/>
              </w:rPr>
              <w:t>4419 (15.4%)</w:t>
            </w:r>
          </w:p>
        </w:tc>
        <w:tc>
          <w:tcPr>
            <w:tcW w:w="0" w:type="auto"/>
            <w:hideMark/>
            <w:tcPrChange w:id="135" w:author="Jordi Real" w:date="2020-11-02T09:01:00Z">
              <w:tcPr>
                <w:tcW w:w="0" w:type="auto"/>
                <w:hideMark/>
              </w:tcPr>
            </w:tcPrChange>
          </w:tcPr>
          <w:p w:rsidR="001B5D7F" w:rsidRPr="00F72635" w:rsidRDefault="001B5D7F" w:rsidP="001B5D7F">
            <w:pPr>
              <w:jc w:val="center"/>
              <w:cnfStyle w:val="000000000000"/>
              <w:rPr>
                <w:rFonts w:ascii="Arial" w:eastAsia="Times New Roman" w:hAnsi="Arial" w:cs="Arial"/>
                <w:b/>
                <w:color w:val="333333"/>
                <w:lang w:val="es-ES" w:eastAsia="es-ES"/>
              </w:rPr>
            </w:pPr>
            <w:r w:rsidRPr="00F72635">
              <w:rPr>
                <w:rFonts w:ascii="Arial" w:eastAsia="Times New Roman" w:hAnsi="Arial" w:cs="Arial"/>
                <w:b/>
                <w:color w:val="333333"/>
                <w:lang w:val="es-ES" w:eastAsia="es-ES"/>
              </w:rPr>
              <w:t>1635 (13.0%)</w:t>
            </w:r>
          </w:p>
        </w:tc>
        <w:tc>
          <w:tcPr>
            <w:tcW w:w="0" w:type="auto"/>
            <w:hideMark/>
            <w:tcPrChange w:id="136" w:author="Jordi Real" w:date="2020-11-02T09:01:00Z">
              <w:tcPr>
                <w:tcW w:w="0" w:type="auto"/>
                <w:hideMark/>
              </w:tcPr>
            </w:tcPrChange>
          </w:tcPr>
          <w:p w:rsidR="001B5D7F" w:rsidRPr="001B5D7F" w:rsidRDefault="001B5D7F" w:rsidP="001B5D7F">
            <w:pPr>
              <w:jc w:val="center"/>
              <w:cnfStyle w:val="000000000000"/>
              <w:rPr>
                <w:rFonts w:ascii="Arial" w:eastAsia="Times New Roman" w:hAnsi="Arial" w:cs="Arial"/>
                <w:color w:val="333333"/>
                <w:lang w:val="es-ES" w:eastAsia="es-ES"/>
              </w:rPr>
            </w:pPr>
            <w:r w:rsidRPr="001B5D7F">
              <w:rPr>
                <w:rFonts w:ascii="Arial" w:eastAsia="Times New Roman" w:hAnsi="Arial" w:cs="Arial"/>
                <w:color w:val="333333"/>
                <w:lang w:val="es-ES" w:eastAsia="es-ES"/>
              </w:rPr>
              <w:t>1766 (11.1%)</w:t>
            </w:r>
          </w:p>
        </w:tc>
        <w:tc>
          <w:tcPr>
            <w:tcW w:w="0" w:type="auto"/>
            <w:hideMark/>
            <w:tcPrChange w:id="137" w:author="Jordi Real" w:date="2020-11-02T09:01:00Z">
              <w:tcPr>
                <w:tcW w:w="0" w:type="auto"/>
                <w:hideMark/>
              </w:tcPr>
            </w:tcPrChange>
          </w:tcPr>
          <w:p w:rsidR="001B5D7F" w:rsidRPr="001B5D7F" w:rsidRDefault="001B5D7F" w:rsidP="001B5D7F">
            <w:pPr>
              <w:jc w:val="center"/>
              <w:cnfStyle w:val="000000000000"/>
              <w:rPr>
                <w:rFonts w:ascii="Arial" w:eastAsia="Times New Roman" w:hAnsi="Arial" w:cs="Arial"/>
                <w:color w:val="333333"/>
                <w:lang w:val="es-ES" w:eastAsia="es-ES"/>
              </w:rPr>
            </w:pPr>
            <w:r w:rsidRPr="001B5D7F">
              <w:rPr>
                <w:rFonts w:ascii="Arial" w:eastAsia="Times New Roman" w:hAnsi="Arial" w:cs="Arial"/>
                <w:color w:val="333333"/>
                <w:lang w:val="es-ES" w:eastAsia="es-ES"/>
              </w:rPr>
              <w:t>5847 (9.41%)</w:t>
            </w:r>
          </w:p>
        </w:tc>
        <w:tc>
          <w:tcPr>
            <w:tcW w:w="0" w:type="auto"/>
            <w:hideMark/>
            <w:tcPrChange w:id="138" w:author="Jordi Real" w:date="2020-11-02T09:01:00Z">
              <w:tcPr>
                <w:tcW w:w="0" w:type="auto"/>
                <w:hideMark/>
              </w:tcPr>
            </w:tcPrChange>
          </w:tcPr>
          <w:p w:rsidR="001B5D7F" w:rsidRPr="001B5D7F" w:rsidRDefault="001B5D7F" w:rsidP="001B5D7F">
            <w:pPr>
              <w:jc w:val="center"/>
              <w:cnfStyle w:val="000000000000"/>
              <w:rPr>
                <w:rFonts w:ascii="Arial" w:eastAsia="Times New Roman" w:hAnsi="Arial" w:cs="Arial"/>
                <w:color w:val="333333"/>
                <w:lang w:val="es-ES" w:eastAsia="es-ES"/>
              </w:rPr>
            </w:pPr>
            <w:r w:rsidRPr="001B5D7F">
              <w:rPr>
                <w:rFonts w:ascii="Arial" w:eastAsia="Times New Roman" w:hAnsi="Arial" w:cs="Arial"/>
                <w:color w:val="333333"/>
                <w:lang w:val="es-ES" w:eastAsia="es-ES"/>
              </w:rPr>
              <w:t>10841 (7.89%)</w:t>
            </w:r>
          </w:p>
        </w:tc>
        <w:tc>
          <w:tcPr>
            <w:tcW w:w="0" w:type="auto"/>
            <w:hideMark/>
            <w:tcPrChange w:id="139" w:author="Jordi Real" w:date="2020-11-02T09:01:00Z">
              <w:tcPr>
                <w:tcW w:w="0" w:type="auto"/>
                <w:hideMark/>
              </w:tcPr>
            </w:tcPrChange>
          </w:tcPr>
          <w:p w:rsidR="001B5D7F" w:rsidRPr="001B5D7F" w:rsidRDefault="001B5D7F" w:rsidP="001B5D7F">
            <w:pPr>
              <w:jc w:val="center"/>
              <w:cnfStyle w:val="000000000000"/>
              <w:rPr>
                <w:rFonts w:ascii="Arial" w:eastAsia="Times New Roman" w:hAnsi="Arial" w:cs="Arial"/>
                <w:color w:val="333333"/>
                <w:lang w:val="es-ES" w:eastAsia="es-ES"/>
              </w:rPr>
            </w:pPr>
            <w:r w:rsidRPr="001B5D7F">
              <w:rPr>
                <w:rFonts w:ascii="Arial" w:eastAsia="Times New Roman" w:hAnsi="Arial" w:cs="Arial"/>
                <w:color w:val="333333"/>
                <w:lang w:val="es-ES" w:eastAsia="es-ES"/>
              </w:rPr>
              <w:t>172 (9.81%)</w:t>
            </w:r>
          </w:p>
        </w:tc>
        <w:tc>
          <w:tcPr>
            <w:tcW w:w="0" w:type="auto"/>
            <w:hideMark/>
            <w:tcPrChange w:id="140" w:author="Jordi Real" w:date="2020-11-02T09:01:00Z">
              <w:tcPr>
                <w:tcW w:w="0" w:type="auto"/>
                <w:hideMark/>
              </w:tcPr>
            </w:tcPrChange>
          </w:tcPr>
          <w:p w:rsidR="001B5D7F" w:rsidRPr="001B5D7F" w:rsidRDefault="001B5D7F" w:rsidP="001B5D7F">
            <w:pPr>
              <w:jc w:val="center"/>
              <w:cnfStyle w:val="000000000000"/>
              <w:rPr>
                <w:rFonts w:ascii="Arial" w:eastAsia="Times New Roman" w:hAnsi="Arial" w:cs="Arial"/>
                <w:color w:val="333333"/>
                <w:lang w:val="es-ES" w:eastAsia="es-ES"/>
              </w:rPr>
            </w:pPr>
            <w:r w:rsidRPr="001B5D7F">
              <w:rPr>
                <w:rFonts w:ascii="Arial" w:eastAsia="Times New Roman" w:hAnsi="Arial" w:cs="Arial"/>
                <w:color w:val="333333"/>
                <w:lang w:val="es-ES" w:eastAsia="es-ES"/>
              </w:rPr>
              <w:t>2046 (7.04%)</w:t>
            </w:r>
          </w:p>
        </w:tc>
        <w:tc>
          <w:tcPr>
            <w:tcW w:w="0" w:type="auto"/>
            <w:hideMark/>
            <w:tcPrChange w:id="141" w:author="Jordi Real" w:date="2020-11-02T09:01:00Z">
              <w:tcPr>
                <w:tcW w:w="0" w:type="auto"/>
                <w:hideMark/>
              </w:tcPr>
            </w:tcPrChange>
          </w:tcPr>
          <w:p w:rsidR="001B5D7F" w:rsidRPr="001B5D7F" w:rsidRDefault="001B5D7F" w:rsidP="001B5D7F">
            <w:pPr>
              <w:jc w:val="center"/>
              <w:cnfStyle w:val="000000000000"/>
              <w:rPr>
                <w:rFonts w:ascii="Arial" w:eastAsia="Times New Roman" w:hAnsi="Arial" w:cs="Arial"/>
                <w:color w:val="333333"/>
                <w:lang w:val="es-ES" w:eastAsia="es-ES"/>
              </w:rPr>
            </w:pPr>
            <w:r w:rsidRPr="001B5D7F">
              <w:rPr>
                <w:rFonts w:ascii="Arial" w:eastAsia="Times New Roman" w:hAnsi="Arial" w:cs="Arial"/>
                <w:color w:val="333333"/>
                <w:lang w:val="es-ES" w:eastAsia="es-ES"/>
              </w:rPr>
              <w:t>2539 (7.96%)</w:t>
            </w:r>
          </w:p>
        </w:tc>
        <w:tc>
          <w:tcPr>
            <w:tcW w:w="0" w:type="auto"/>
            <w:hideMark/>
            <w:tcPrChange w:id="142" w:author="Jordi Real" w:date="2020-11-02T09:01:00Z">
              <w:tcPr>
                <w:tcW w:w="0" w:type="auto"/>
                <w:hideMark/>
              </w:tcPr>
            </w:tcPrChange>
          </w:tcPr>
          <w:p w:rsidR="001B5D7F" w:rsidRPr="001B5D7F" w:rsidRDefault="001B5D7F" w:rsidP="001B5D7F">
            <w:pPr>
              <w:jc w:val="center"/>
              <w:cnfStyle w:val="000000000000"/>
              <w:rPr>
                <w:rFonts w:ascii="Arial" w:eastAsia="Times New Roman" w:hAnsi="Arial" w:cs="Arial"/>
                <w:color w:val="333333"/>
                <w:lang w:val="es-ES" w:eastAsia="es-ES"/>
              </w:rPr>
            </w:pPr>
            <w:r w:rsidRPr="001B5D7F">
              <w:rPr>
                <w:rFonts w:ascii="Arial" w:eastAsia="Times New Roman" w:hAnsi="Arial" w:cs="Arial"/>
                <w:color w:val="333333"/>
                <w:lang w:val="es-ES" w:eastAsia="es-ES"/>
              </w:rPr>
              <w:t>2864 (8.20%)</w:t>
            </w:r>
          </w:p>
        </w:tc>
        <w:tc>
          <w:tcPr>
            <w:tcW w:w="1116" w:type="dxa"/>
            <w:hideMark/>
            <w:tcPrChange w:id="143" w:author="Jordi Real" w:date="2020-11-02T09:01:00Z">
              <w:tcPr>
                <w:tcW w:w="1116" w:type="dxa"/>
                <w:hideMark/>
              </w:tcPr>
            </w:tcPrChange>
          </w:tcPr>
          <w:p w:rsidR="001B5D7F" w:rsidRPr="001B5D7F" w:rsidRDefault="001B5D7F" w:rsidP="001B5D7F">
            <w:pPr>
              <w:jc w:val="center"/>
              <w:cnfStyle w:val="000000000000"/>
              <w:rPr>
                <w:rFonts w:ascii="Arial" w:eastAsia="Times New Roman" w:hAnsi="Arial" w:cs="Arial"/>
                <w:color w:val="333333"/>
                <w:lang w:val="es-ES" w:eastAsia="es-ES"/>
              </w:rPr>
            </w:pPr>
            <w:r w:rsidRPr="001B5D7F">
              <w:rPr>
                <w:rFonts w:ascii="Arial" w:eastAsia="Times New Roman" w:hAnsi="Arial" w:cs="Arial"/>
                <w:color w:val="333333"/>
                <w:lang w:val="es-ES" w:eastAsia="es-ES"/>
              </w:rPr>
              <w:t>3220 (8.11%)</w:t>
            </w:r>
          </w:p>
        </w:tc>
      </w:tr>
      <w:tr w:rsidR="001B5D7F" w:rsidRPr="001B5D7F" w:rsidTr="00BB2C77">
        <w:trPr>
          <w:cnfStyle w:val="000000100000"/>
          <w:trHeight w:val="297"/>
          <w:trPrChange w:id="144" w:author="Jordi Real" w:date="2020-11-02T09:01:00Z">
            <w:trPr>
              <w:trHeight w:val="297"/>
            </w:trPr>
          </w:trPrChange>
        </w:trPr>
        <w:tc>
          <w:tcPr>
            <w:cnfStyle w:val="001000000000"/>
            <w:tcW w:w="0" w:type="auto"/>
            <w:hideMark/>
            <w:tcPrChange w:id="145" w:author="Jordi Real" w:date="2020-11-02T09:01:00Z">
              <w:tcPr>
                <w:tcW w:w="0" w:type="auto"/>
                <w:hideMark/>
              </w:tcPr>
            </w:tcPrChange>
          </w:tcPr>
          <w:p w:rsidR="001B5D7F" w:rsidRPr="001B5D7F" w:rsidRDefault="001B5D7F" w:rsidP="001B5D7F">
            <w:pPr>
              <w:cnfStyle w:val="001000100000"/>
              <w:rPr>
                <w:rFonts w:ascii="Arial" w:eastAsia="Times New Roman" w:hAnsi="Arial" w:cs="Arial"/>
                <w:color w:val="333333"/>
                <w:lang w:val="es-ES" w:eastAsia="es-ES"/>
              </w:rPr>
            </w:pPr>
            <w:r w:rsidRPr="001B5D7F">
              <w:rPr>
                <w:rFonts w:ascii="Arial" w:eastAsia="Times New Roman" w:hAnsi="Arial" w:cs="Arial"/>
                <w:color w:val="333333"/>
                <w:lang w:val="es-ES" w:eastAsia="es-ES"/>
              </w:rPr>
              <w:t>STROKE-ISCH</w:t>
            </w:r>
          </w:p>
        </w:tc>
        <w:tc>
          <w:tcPr>
            <w:tcW w:w="0" w:type="auto"/>
            <w:hideMark/>
            <w:tcPrChange w:id="146" w:author="Jordi Real" w:date="2020-11-02T09:01:00Z">
              <w:tcPr>
                <w:tcW w:w="0" w:type="auto"/>
                <w:hideMark/>
              </w:tcPr>
            </w:tcPrChange>
          </w:tcPr>
          <w:p w:rsidR="001B5D7F" w:rsidRPr="00F72635" w:rsidRDefault="001B5D7F" w:rsidP="001B5D7F">
            <w:pPr>
              <w:jc w:val="center"/>
              <w:cnfStyle w:val="000000100000"/>
              <w:rPr>
                <w:rFonts w:ascii="Arial" w:eastAsia="Times New Roman" w:hAnsi="Arial" w:cs="Arial"/>
                <w:b/>
                <w:color w:val="333333"/>
                <w:lang w:val="es-ES" w:eastAsia="es-ES"/>
              </w:rPr>
            </w:pPr>
            <w:r w:rsidRPr="00F72635">
              <w:rPr>
                <w:rFonts w:ascii="Arial" w:eastAsia="Times New Roman" w:hAnsi="Arial" w:cs="Arial"/>
                <w:b/>
                <w:color w:val="333333"/>
                <w:lang w:val="es-ES" w:eastAsia="es-ES"/>
              </w:rPr>
              <w:t>15833 (13.1%)</w:t>
            </w:r>
          </w:p>
        </w:tc>
        <w:tc>
          <w:tcPr>
            <w:tcW w:w="0" w:type="auto"/>
            <w:hideMark/>
            <w:tcPrChange w:id="147" w:author="Jordi Real" w:date="2020-11-02T09:01:00Z">
              <w:tcPr>
                <w:tcW w:w="0" w:type="auto"/>
                <w:hideMark/>
              </w:tcPr>
            </w:tcPrChange>
          </w:tcPr>
          <w:p w:rsidR="001B5D7F" w:rsidRPr="00F72635" w:rsidRDefault="001B5D7F" w:rsidP="001B5D7F">
            <w:pPr>
              <w:jc w:val="center"/>
              <w:cnfStyle w:val="000000100000"/>
              <w:rPr>
                <w:rFonts w:ascii="Arial" w:eastAsia="Times New Roman" w:hAnsi="Arial" w:cs="Arial"/>
                <w:b/>
                <w:color w:val="333333"/>
                <w:lang w:val="es-ES" w:eastAsia="es-ES"/>
              </w:rPr>
            </w:pPr>
            <w:r w:rsidRPr="00F72635">
              <w:rPr>
                <w:rFonts w:ascii="Arial" w:eastAsia="Times New Roman" w:hAnsi="Arial" w:cs="Arial"/>
                <w:b/>
                <w:color w:val="333333"/>
                <w:lang w:val="es-ES" w:eastAsia="es-ES"/>
              </w:rPr>
              <w:t>200 (15.4%)</w:t>
            </w:r>
          </w:p>
        </w:tc>
        <w:tc>
          <w:tcPr>
            <w:tcW w:w="0" w:type="auto"/>
            <w:hideMark/>
            <w:tcPrChange w:id="148" w:author="Jordi Real" w:date="2020-11-02T09:01:00Z">
              <w:tcPr>
                <w:tcW w:w="0" w:type="auto"/>
                <w:hideMark/>
              </w:tcPr>
            </w:tcPrChange>
          </w:tcPr>
          <w:p w:rsidR="001B5D7F" w:rsidRPr="00F72635" w:rsidRDefault="001B5D7F" w:rsidP="001B5D7F">
            <w:pPr>
              <w:jc w:val="center"/>
              <w:cnfStyle w:val="000000100000"/>
              <w:rPr>
                <w:rFonts w:ascii="Arial" w:eastAsia="Times New Roman" w:hAnsi="Arial" w:cs="Arial"/>
                <w:b/>
                <w:color w:val="333333"/>
                <w:lang w:val="es-ES" w:eastAsia="es-ES"/>
              </w:rPr>
            </w:pPr>
            <w:r w:rsidRPr="00F72635">
              <w:rPr>
                <w:rFonts w:ascii="Arial" w:eastAsia="Times New Roman" w:hAnsi="Arial" w:cs="Arial"/>
                <w:b/>
                <w:color w:val="333333"/>
                <w:lang w:val="es-ES" w:eastAsia="es-ES"/>
              </w:rPr>
              <w:t>3548 (12.4%)</w:t>
            </w:r>
          </w:p>
        </w:tc>
        <w:tc>
          <w:tcPr>
            <w:tcW w:w="0" w:type="auto"/>
            <w:hideMark/>
            <w:tcPrChange w:id="149" w:author="Jordi Real" w:date="2020-11-02T09:01:00Z">
              <w:tcPr>
                <w:tcW w:w="0" w:type="auto"/>
                <w:hideMark/>
              </w:tcPr>
            </w:tcPrChange>
          </w:tcPr>
          <w:p w:rsidR="001B5D7F" w:rsidRPr="00F72635" w:rsidRDefault="001B5D7F" w:rsidP="001B5D7F">
            <w:pPr>
              <w:jc w:val="center"/>
              <w:cnfStyle w:val="000000100000"/>
              <w:rPr>
                <w:rFonts w:ascii="Arial" w:eastAsia="Times New Roman" w:hAnsi="Arial" w:cs="Arial"/>
                <w:b/>
                <w:color w:val="333333"/>
                <w:lang w:val="es-ES" w:eastAsia="es-ES"/>
              </w:rPr>
            </w:pPr>
            <w:r w:rsidRPr="00F72635">
              <w:rPr>
                <w:rFonts w:ascii="Arial" w:eastAsia="Times New Roman" w:hAnsi="Arial" w:cs="Arial"/>
                <w:b/>
                <w:color w:val="333333"/>
                <w:lang w:val="es-ES" w:eastAsia="es-ES"/>
              </w:rPr>
              <w:t>1715 (13.7%)</w:t>
            </w:r>
          </w:p>
        </w:tc>
        <w:tc>
          <w:tcPr>
            <w:tcW w:w="0" w:type="auto"/>
            <w:hideMark/>
            <w:tcPrChange w:id="150" w:author="Jordi Real" w:date="2020-11-02T09:01:00Z">
              <w:tcPr>
                <w:tcW w:w="0" w:type="auto"/>
                <w:hideMark/>
              </w:tcPr>
            </w:tcPrChange>
          </w:tcPr>
          <w:p w:rsidR="001B5D7F" w:rsidRPr="00F72635" w:rsidRDefault="001B5D7F" w:rsidP="001B5D7F">
            <w:pPr>
              <w:jc w:val="center"/>
              <w:cnfStyle w:val="000000100000"/>
              <w:rPr>
                <w:rFonts w:ascii="Arial" w:eastAsia="Times New Roman" w:hAnsi="Arial" w:cs="Arial"/>
                <w:b/>
                <w:color w:val="333333"/>
                <w:lang w:val="es-ES" w:eastAsia="es-ES"/>
              </w:rPr>
            </w:pPr>
            <w:r w:rsidRPr="00F72635">
              <w:rPr>
                <w:rFonts w:ascii="Arial" w:eastAsia="Times New Roman" w:hAnsi="Arial" w:cs="Arial"/>
                <w:b/>
                <w:color w:val="333333"/>
                <w:lang w:val="es-ES" w:eastAsia="es-ES"/>
              </w:rPr>
              <w:t>2210 (13.9%)</w:t>
            </w:r>
          </w:p>
        </w:tc>
        <w:tc>
          <w:tcPr>
            <w:tcW w:w="0" w:type="auto"/>
            <w:hideMark/>
            <w:tcPrChange w:id="151" w:author="Jordi Real" w:date="2020-11-02T09:01:00Z">
              <w:tcPr>
                <w:tcW w:w="0" w:type="auto"/>
                <w:hideMark/>
              </w:tcPr>
            </w:tcPrChange>
          </w:tcPr>
          <w:p w:rsidR="001B5D7F" w:rsidRPr="00F72635" w:rsidRDefault="001B5D7F" w:rsidP="001B5D7F">
            <w:pPr>
              <w:jc w:val="center"/>
              <w:cnfStyle w:val="000000100000"/>
              <w:rPr>
                <w:rFonts w:ascii="Arial" w:eastAsia="Times New Roman" w:hAnsi="Arial" w:cs="Arial"/>
                <w:b/>
                <w:color w:val="333333"/>
                <w:lang w:val="es-ES" w:eastAsia="es-ES"/>
              </w:rPr>
            </w:pPr>
            <w:r w:rsidRPr="00F72635">
              <w:rPr>
                <w:rFonts w:ascii="Arial" w:eastAsia="Times New Roman" w:hAnsi="Arial" w:cs="Arial"/>
                <w:b/>
                <w:color w:val="333333"/>
                <w:lang w:val="es-ES" w:eastAsia="es-ES"/>
              </w:rPr>
              <w:t>8160 (13.1%)</w:t>
            </w:r>
          </w:p>
        </w:tc>
        <w:tc>
          <w:tcPr>
            <w:tcW w:w="0" w:type="auto"/>
            <w:hideMark/>
            <w:tcPrChange w:id="152" w:author="Jordi Real" w:date="2020-11-02T09:01:00Z">
              <w:tcPr>
                <w:tcW w:w="0" w:type="auto"/>
                <w:hideMark/>
              </w:tcPr>
            </w:tcPrChange>
          </w:tcPr>
          <w:p w:rsidR="001B5D7F" w:rsidRPr="002B7495" w:rsidRDefault="001B5D7F" w:rsidP="001B5D7F">
            <w:pPr>
              <w:jc w:val="center"/>
              <w:cnfStyle w:val="000000100000"/>
              <w:rPr>
                <w:rFonts w:ascii="Arial" w:eastAsia="Times New Roman" w:hAnsi="Arial" w:cs="Arial"/>
                <w:b/>
                <w:color w:val="333333"/>
                <w:lang w:val="es-ES" w:eastAsia="es-ES"/>
              </w:rPr>
            </w:pPr>
            <w:r w:rsidRPr="002B7495">
              <w:rPr>
                <w:rFonts w:ascii="Arial" w:eastAsia="Times New Roman" w:hAnsi="Arial" w:cs="Arial"/>
                <w:b/>
                <w:color w:val="333333"/>
                <w:lang w:val="es-ES" w:eastAsia="es-ES"/>
              </w:rPr>
              <w:t>16793 (12.2%)</w:t>
            </w:r>
          </w:p>
        </w:tc>
        <w:tc>
          <w:tcPr>
            <w:tcW w:w="0" w:type="auto"/>
            <w:hideMark/>
            <w:tcPrChange w:id="153" w:author="Jordi Real" w:date="2020-11-02T09:01:00Z">
              <w:tcPr>
                <w:tcW w:w="0" w:type="auto"/>
                <w:hideMark/>
              </w:tcPr>
            </w:tcPrChange>
          </w:tcPr>
          <w:p w:rsidR="001B5D7F" w:rsidRPr="002B7495" w:rsidRDefault="001B5D7F" w:rsidP="001B5D7F">
            <w:pPr>
              <w:jc w:val="center"/>
              <w:cnfStyle w:val="000000100000"/>
              <w:rPr>
                <w:rFonts w:ascii="Arial" w:eastAsia="Times New Roman" w:hAnsi="Arial" w:cs="Arial"/>
                <w:b/>
                <w:color w:val="333333"/>
                <w:lang w:val="es-ES" w:eastAsia="es-ES"/>
              </w:rPr>
            </w:pPr>
            <w:r w:rsidRPr="002B7495">
              <w:rPr>
                <w:rFonts w:ascii="Arial" w:eastAsia="Times New Roman" w:hAnsi="Arial" w:cs="Arial"/>
                <w:b/>
                <w:color w:val="333333"/>
                <w:lang w:val="es-ES" w:eastAsia="es-ES"/>
              </w:rPr>
              <w:t>202 (11.5%)</w:t>
            </w:r>
          </w:p>
        </w:tc>
        <w:tc>
          <w:tcPr>
            <w:tcW w:w="0" w:type="auto"/>
            <w:hideMark/>
            <w:tcPrChange w:id="154" w:author="Jordi Real" w:date="2020-11-02T09:01:00Z">
              <w:tcPr>
                <w:tcW w:w="0" w:type="auto"/>
                <w:hideMark/>
              </w:tcPr>
            </w:tcPrChange>
          </w:tcPr>
          <w:p w:rsidR="001B5D7F" w:rsidRPr="001B5D7F" w:rsidRDefault="001B5D7F" w:rsidP="001B5D7F">
            <w:pPr>
              <w:jc w:val="center"/>
              <w:cnfStyle w:val="000000100000"/>
              <w:rPr>
                <w:rFonts w:ascii="Arial" w:eastAsia="Times New Roman" w:hAnsi="Arial" w:cs="Arial"/>
                <w:color w:val="333333"/>
                <w:lang w:val="es-ES" w:eastAsia="es-ES"/>
              </w:rPr>
            </w:pPr>
            <w:r w:rsidRPr="001B5D7F">
              <w:rPr>
                <w:rFonts w:ascii="Arial" w:eastAsia="Times New Roman" w:hAnsi="Arial" w:cs="Arial"/>
                <w:color w:val="333333"/>
                <w:lang w:val="es-ES" w:eastAsia="es-ES"/>
              </w:rPr>
              <w:t>3248 (11.2%)</w:t>
            </w:r>
          </w:p>
        </w:tc>
        <w:tc>
          <w:tcPr>
            <w:tcW w:w="0" w:type="auto"/>
            <w:hideMark/>
            <w:tcPrChange w:id="155" w:author="Jordi Real" w:date="2020-11-02T09:01:00Z">
              <w:tcPr>
                <w:tcW w:w="0" w:type="auto"/>
                <w:hideMark/>
              </w:tcPr>
            </w:tcPrChange>
          </w:tcPr>
          <w:p w:rsidR="001B5D7F" w:rsidRPr="001B5D7F" w:rsidRDefault="001B5D7F" w:rsidP="001B5D7F">
            <w:pPr>
              <w:jc w:val="center"/>
              <w:cnfStyle w:val="000000100000"/>
              <w:rPr>
                <w:rFonts w:ascii="Arial" w:eastAsia="Times New Roman" w:hAnsi="Arial" w:cs="Arial"/>
                <w:color w:val="333333"/>
                <w:lang w:val="es-ES" w:eastAsia="es-ES"/>
              </w:rPr>
            </w:pPr>
            <w:r w:rsidRPr="001B5D7F">
              <w:rPr>
                <w:rFonts w:ascii="Arial" w:eastAsia="Times New Roman" w:hAnsi="Arial" w:cs="Arial"/>
                <w:color w:val="333333"/>
                <w:lang w:val="es-ES" w:eastAsia="es-ES"/>
              </w:rPr>
              <w:t>3645 (11.4%)</w:t>
            </w:r>
          </w:p>
        </w:tc>
        <w:tc>
          <w:tcPr>
            <w:tcW w:w="0" w:type="auto"/>
            <w:hideMark/>
            <w:tcPrChange w:id="156" w:author="Jordi Real" w:date="2020-11-02T09:01:00Z">
              <w:tcPr>
                <w:tcW w:w="0" w:type="auto"/>
                <w:hideMark/>
              </w:tcPr>
            </w:tcPrChange>
          </w:tcPr>
          <w:p w:rsidR="001B5D7F" w:rsidRPr="002B7495" w:rsidRDefault="001B5D7F" w:rsidP="001B5D7F">
            <w:pPr>
              <w:jc w:val="center"/>
              <w:cnfStyle w:val="000000100000"/>
              <w:rPr>
                <w:rFonts w:ascii="Arial" w:eastAsia="Times New Roman" w:hAnsi="Arial" w:cs="Arial"/>
                <w:b/>
                <w:color w:val="333333"/>
                <w:lang w:val="es-ES" w:eastAsia="es-ES"/>
              </w:rPr>
            </w:pPr>
            <w:r w:rsidRPr="002B7495">
              <w:rPr>
                <w:rFonts w:ascii="Arial" w:eastAsia="Times New Roman" w:hAnsi="Arial" w:cs="Arial"/>
                <w:b/>
                <w:color w:val="333333"/>
                <w:lang w:val="es-ES" w:eastAsia="es-ES"/>
              </w:rPr>
              <w:t>4525 (13.0%)</w:t>
            </w:r>
          </w:p>
        </w:tc>
        <w:tc>
          <w:tcPr>
            <w:tcW w:w="1116" w:type="dxa"/>
            <w:hideMark/>
            <w:tcPrChange w:id="157" w:author="Jordi Real" w:date="2020-11-02T09:01:00Z">
              <w:tcPr>
                <w:tcW w:w="1116" w:type="dxa"/>
                <w:hideMark/>
              </w:tcPr>
            </w:tcPrChange>
          </w:tcPr>
          <w:p w:rsidR="001B5D7F" w:rsidRPr="001B5D7F" w:rsidRDefault="001B5D7F" w:rsidP="001B5D7F">
            <w:pPr>
              <w:jc w:val="center"/>
              <w:cnfStyle w:val="000000100000"/>
              <w:rPr>
                <w:rFonts w:ascii="Arial" w:eastAsia="Times New Roman" w:hAnsi="Arial" w:cs="Arial"/>
                <w:color w:val="333333"/>
                <w:lang w:val="es-ES" w:eastAsia="es-ES"/>
              </w:rPr>
            </w:pPr>
            <w:r w:rsidRPr="001B5D7F">
              <w:rPr>
                <w:rFonts w:ascii="Arial" w:eastAsia="Times New Roman" w:hAnsi="Arial" w:cs="Arial"/>
                <w:color w:val="333333"/>
                <w:lang w:val="es-ES" w:eastAsia="es-ES"/>
              </w:rPr>
              <w:t>5173 (13.0%)</w:t>
            </w:r>
          </w:p>
        </w:tc>
      </w:tr>
      <w:tr w:rsidR="001B5D7F" w:rsidRPr="001B5D7F" w:rsidTr="00BB2C77">
        <w:trPr>
          <w:trHeight w:val="297"/>
          <w:trPrChange w:id="158" w:author="Jordi Real" w:date="2020-11-02T09:01:00Z">
            <w:trPr>
              <w:trHeight w:val="297"/>
            </w:trPr>
          </w:trPrChange>
        </w:trPr>
        <w:tc>
          <w:tcPr>
            <w:cnfStyle w:val="001000000000"/>
            <w:tcW w:w="0" w:type="auto"/>
            <w:hideMark/>
            <w:tcPrChange w:id="159" w:author="Jordi Real" w:date="2020-11-02T09:01:00Z">
              <w:tcPr>
                <w:tcW w:w="0" w:type="auto"/>
                <w:hideMark/>
              </w:tcPr>
            </w:tcPrChange>
          </w:tcPr>
          <w:p w:rsidR="001B5D7F" w:rsidRPr="001B5D7F" w:rsidRDefault="001B5D7F" w:rsidP="001B5D7F">
            <w:pPr>
              <w:rPr>
                <w:rFonts w:ascii="Arial" w:eastAsia="Times New Roman" w:hAnsi="Arial" w:cs="Arial"/>
                <w:color w:val="333333"/>
                <w:lang w:val="es-ES" w:eastAsia="es-ES"/>
              </w:rPr>
            </w:pPr>
            <w:r w:rsidRPr="001B5D7F">
              <w:rPr>
                <w:rFonts w:ascii="Arial" w:eastAsia="Times New Roman" w:hAnsi="Arial" w:cs="Arial"/>
                <w:color w:val="333333"/>
                <w:lang w:val="es-ES" w:eastAsia="es-ES"/>
              </w:rPr>
              <w:t>STROKE-HEM</w:t>
            </w:r>
          </w:p>
        </w:tc>
        <w:tc>
          <w:tcPr>
            <w:tcW w:w="0" w:type="auto"/>
            <w:hideMark/>
            <w:tcPrChange w:id="160" w:author="Jordi Real" w:date="2020-11-02T09:01:00Z">
              <w:tcPr>
                <w:tcW w:w="0" w:type="auto"/>
                <w:hideMark/>
              </w:tcPr>
            </w:tcPrChange>
          </w:tcPr>
          <w:p w:rsidR="001B5D7F" w:rsidRPr="001B5D7F" w:rsidRDefault="001B5D7F" w:rsidP="001B5D7F">
            <w:pPr>
              <w:jc w:val="center"/>
              <w:cnfStyle w:val="000000000000"/>
              <w:rPr>
                <w:rFonts w:ascii="Arial" w:eastAsia="Times New Roman" w:hAnsi="Arial" w:cs="Arial"/>
                <w:color w:val="333333"/>
                <w:lang w:val="es-ES" w:eastAsia="es-ES"/>
              </w:rPr>
            </w:pPr>
            <w:r w:rsidRPr="001B5D7F">
              <w:rPr>
                <w:rFonts w:ascii="Arial" w:eastAsia="Times New Roman" w:hAnsi="Arial" w:cs="Arial"/>
                <w:color w:val="333333"/>
                <w:lang w:val="es-ES" w:eastAsia="es-ES"/>
              </w:rPr>
              <w:t>3066 (2.54%)</w:t>
            </w:r>
          </w:p>
        </w:tc>
        <w:tc>
          <w:tcPr>
            <w:tcW w:w="0" w:type="auto"/>
            <w:hideMark/>
            <w:tcPrChange w:id="161" w:author="Jordi Real" w:date="2020-11-02T09:01:00Z">
              <w:tcPr>
                <w:tcW w:w="0" w:type="auto"/>
                <w:hideMark/>
              </w:tcPr>
            </w:tcPrChange>
          </w:tcPr>
          <w:p w:rsidR="001B5D7F" w:rsidRPr="001B5D7F" w:rsidRDefault="001B5D7F" w:rsidP="001B5D7F">
            <w:pPr>
              <w:jc w:val="center"/>
              <w:cnfStyle w:val="000000000000"/>
              <w:rPr>
                <w:rFonts w:ascii="Arial" w:eastAsia="Times New Roman" w:hAnsi="Arial" w:cs="Arial"/>
                <w:color w:val="333333"/>
                <w:lang w:val="es-ES" w:eastAsia="es-ES"/>
              </w:rPr>
            </w:pPr>
            <w:r w:rsidRPr="001B5D7F">
              <w:rPr>
                <w:rFonts w:ascii="Arial" w:eastAsia="Times New Roman" w:hAnsi="Arial" w:cs="Arial"/>
                <w:color w:val="333333"/>
                <w:lang w:val="es-ES" w:eastAsia="es-ES"/>
              </w:rPr>
              <w:t>86 (6.63%)</w:t>
            </w:r>
          </w:p>
        </w:tc>
        <w:tc>
          <w:tcPr>
            <w:tcW w:w="0" w:type="auto"/>
            <w:hideMark/>
            <w:tcPrChange w:id="162" w:author="Jordi Real" w:date="2020-11-02T09:01:00Z">
              <w:tcPr>
                <w:tcW w:w="0" w:type="auto"/>
                <w:hideMark/>
              </w:tcPr>
            </w:tcPrChange>
          </w:tcPr>
          <w:p w:rsidR="001B5D7F" w:rsidRPr="001B5D7F" w:rsidRDefault="001B5D7F" w:rsidP="001B5D7F">
            <w:pPr>
              <w:jc w:val="center"/>
              <w:cnfStyle w:val="000000000000"/>
              <w:rPr>
                <w:rFonts w:ascii="Arial" w:eastAsia="Times New Roman" w:hAnsi="Arial" w:cs="Arial"/>
                <w:color w:val="333333"/>
                <w:lang w:val="es-ES" w:eastAsia="es-ES"/>
              </w:rPr>
            </w:pPr>
            <w:r w:rsidRPr="001B5D7F">
              <w:rPr>
                <w:rFonts w:ascii="Arial" w:eastAsia="Times New Roman" w:hAnsi="Arial" w:cs="Arial"/>
                <w:color w:val="333333"/>
                <w:lang w:val="es-ES" w:eastAsia="es-ES"/>
              </w:rPr>
              <w:t>1056 (3.68%)</w:t>
            </w:r>
          </w:p>
        </w:tc>
        <w:tc>
          <w:tcPr>
            <w:tcW w:w="0" w:type="auto"/>
            <w:hideMark/>
            <w:tcPrChange w:id="163" w:author="Jordi Real" w:date="2020-11-02T09:01:00Z">
              <w:tcPr>
                <w:tcW w:w="0" w:type="auto"/>
                <w:hideMark/>
              </w:tcPr>
            </w:tcPrChange>
          </w:tcPr>
          <w:p w:rsidR="001B5D7F" w:rsidRPr="001B5D7F" w:rsidRDefault="001B5D7F" w:rsidP="001B5D7F">
            <w:pPr>
              <w:jc w:val="center"/>
              <w:cnfStyle w:val="000000000000"/>
              <w:rPr>
                <w:rFonts w:ascii="Arial" w:eastAsia="Times New Roman" w:hAnsi="Arial" w:cs="Arial"/>
                <w:color w:val="333333"/>
                <w:lang w:val="es-ES" w:eastAsia="es-ES"/>
              </w:rPr>
            </w:pPr>
            <w:r w:rsidRPr="001B5D7F">
              <w:rPr>
                <w:rFonts w:ascii="Arial" w:eastAsia="Times New Roman" w:hAnsi="Arial" w:cs="Arial"/>
                <w:color w:val="333333"/>
                <w:lang w:val="es-ES" w:eastAsia="es-ES"/>
              </w:rPr>
              <w:t>297 (2.37%)</w:t>
            </w:r>
          </w:p>
        </w:tc>
        <w:tc>
          <w:tcPr>
            <w:tcW w:w="0" w:type="auto"/>
            <w:hideMark/>
            <w:tcPrChange w:id="164" w:author="Jordi Real" w:date="2020-11-02T09:01:00Z">
              <w:tcPr>
                <w:tcW w:w="0" w:type="auto"/>
                <w:hideMark/>
              </w:tcPr>
            </w:tcPrChange>
          </w:tcPr>
          <w:p w:rsidR="001B5D7F" w:rsidRPr="001B5D7F" w:rsidRDefault="001B5D7F" w:rsidP="001B5D7F">
            <w:pPr>
              <w:jc w:val="center"/>
              <w:cnfStyle w:val="000000000000"/>
              <w:rPr>
                <w:rFonts w:ascii="Arial" w:eastAsia="Times New Roman" w:hAnsi="Arial" w:cs="Arial"/>
                <w:color w:val="333333"/>
                <w:lang w:val="es-ES" w:eastAsia="es-ES"/>
              </w:rPr>
            </w:pPr>
            <w:r w:rsidRPr="001B5D7F">
              <w:rPr>
                <w:rFonts w:ascii="Arial" w:eastAsia="Times New Roman" w:hAnsi="Arial" w:cs="Arial"/>
                <w:color w:val="333333"/>
                <w:lang w:val="es-ES" w:eastAsia="es-ES"/>
              </w:rPr>
              <w:t>354 (2.23%)</w:t>
            </w:r>
          </w:p>
        </w:tc>
        <w:tc>
          <w:tcPr>
            <w:tcW w:w="0" w:type="auto"/>
            <w:hideMark/>
            <w:tcPrChange w:id="165" w:author="Jordi Real" w:date="2020-11-02T09:01:00Z">
              <w:tcPr>
                <w:tcW w:w="0" w:type="auto"/>
                <w:hideMark/>
              </w:tcPr>
            </w:tcPrChange>
          </w:tcPr>
          <w:p w:rsidR="001B5D7F" w:rsidRPr="001B5D7F" w:rsidRDefault="001B5D7F" w:rsidP="001B5D7F">
            <w:pPr>
              <w:jc w:val="center"/>
              <w:cnfStyle w:val="000000000000"/>
              <w:rPr>
                <w:rFonts w:ascii="Arial" w:eastAsia="Times New Roman" w:hAnsi="Arial" w:cs="Arial"/>
                <w:color w:val="333333"/>
                <w:lang w:val="es-ES" w:eastAsia="es-ES"/>
              </w:rPr>
            </w:pPr>
            <w:r w:rsidRPr="001B5D7F">
              <w:rPr>
                <w:rFonts w:ascii="Arial" w:eastAsia="Times New Roman" w:hAnsi="Arial" w:cs="Arial"/>
                <w:color w:val="333333"/>
                <w:lang w:val="es-ES" w:eastAsia="es-ES"/>
              </w:rPr>
              <w:t>1273 (2.05%)</w:t>
            </w:r>
          </w:p>
        </w:tc>
        <w:tc>
          <w:tcPr>
            <w:tcW w:w="0" w:type="auto"/>
            <w:hideMark/>
            <w:tcPrChange w:id="166" w:author="Jordi Real" w:date="2020-11-02T09:01:00Z">
              <w:tcPr>
                <w:tcW w:w="0" w:type="auto"/>
                <w:hideMark/>
              </w:tcPr>
            </w:tcPrChange>
          </w:tcPr>
          <w:p w:rsidR="001B5D7F" w:rsidRPr="001B5D7F" w:rsidRDefault="001B5D7F" w:rsidP="001B5D7F">
            <w:pPr>
              <w:jc w:val="center"/>
              <w:cnfStyle w:val="000000000000"/>
              <w:rPr>
                <w:rFonts w:ascii="Arial" w:eastAsia="Times New Roman" w:hAnsi="Arial" w:cs="Arial"/>
                <w:color w:val="333333"/>
                <w:lang w:val="es-ES" w:eastAsia="es-ES"/>
              </w:rPr>
            </w:pPr>
            <w:r w:rsidRPr="001B5D7F">
              <w:rPr>
                <w:rFonts w:ascii="Arial" w:eastAsia="Times New Roman" w:hAnsi="Arial" w:cs="Arial"/>
                <w:color w:val="333333"/>
                <w:lang w:val="es-ES" w:eastAsia="es-ES"/>
              </w:rPr>
              <w:t>3546 (2.58%)</w:t>
            </w:r>
          </w:p>
        </w:tc>
        <w:tc>
          <w:tcPr>
            <w:tcW w:w="0" w:type="auto"/>
            <w:hideMark/>
            <w:tcPrChange w:id="167" w:author="Jordi Real" w:date="2020-11-02T09:01:00Z">
              <w:tcPr>
                <w:tcW w:w="0" w:type="auto"/>
                <w:hideMark/>
              </w:tcPr>
            </w:tcPrChange>
          </w:tcPr>
          <w:p w:rsidR="001B5D7F" w:rsidRPr="001B5D7F" w:rsidRDefault="001B5D7F" w:rsidP="001B5D7F">
            <w:pPr>
              <w:jc w:val="center"/>
              <w:cnfStyle w:val="000000000000"/>
              <w:rPr>
                <w:rFonts w:ascii="Arial" w:eastAsia="Times New Roman" w:hAnsi="Arial" w:cs="Arial"/>
                <w:color w:val="333333"/>
                <w:lang w:val="es-ES" w:eastAsia="es-ES"/>
              </w:rPr>
            </w:pPr>
            <w:r w:rsidRPr="001B5D7F">
              <w:rPr>
                <w:rFonts w:ascii="Arial" w:eastAsia="Times New Roman" w:hAnsi="Arial" w:cs="Arial"/>
                <w:color w:val="333333"/>
                <w:lang w:val="es-ES" w:eastAsia="es-ES"/>
              </w:rPr>
              <w:t>110 (6.27%)</w:t>
            </w:r>
          </w:p>
        </w:tc>
        <w:tc>
          <w:tcPr>
            <w:tcW w:w="0" w:type="auto"/>
            <w:hideMark/>
            <w:tcPrChange w:id="168" w:author="Jordi Real" w:date="2020-11-02T09:01:00Z">
              <w:tcPr>
                <w:tcW w:w="0" w:type="auto"/>
                <w:hideMark/>
              </w:tcPr>
            </w:tcPrChange>
          </w:tcPr>
          <w:p w:rsidR="001B5D7F" w:rsidRPr="001B5D7F" w:rsidRDefault="001B5D7F" w:rsidP="001B5D7F">
            <w:pPr>
              <w:jc w:val="center"/>
              <w:cnfStyle w:val="000000000000"/>
              <w:rPr>
                <w:rFonts w:ascii="Arial" w:eastAsia="Times New Roman" w:hAnsi="Arial" w:cs="Arial"/>
                <w:color w:val="333333"/>
                <w:lang w:val="es-ES" w:eastAsia="es-ES"/>
              </w:rPr>
            </w:pPr>
            <w:r w:rsidRPr="001B5D7F">
              <w:rPr>
                <w:rFonts w:ascii="Arial" w:eastAsia="Times New Roman" w:hAnsi="Arial" w:cs="Arial"/>
                <w:color w:val="333333"/>
                <w:lang w:val="es-ES" w:eastAsia="es-ES"/>
              </w:rPr>
              <w:t>885 (3.04%)</w:t>
            </w:r>
          </w:p>
        </w:tc>
        <w:tc>
          <w:tcPr>
            <w:tcW w:w="0" w:type="auto"/>
            <w:hideMark/>
            <w:tcPrChange w:id="169" w:author="Jordi Real" w:date="2020-11-02T09:01:00Z">
              <w:tcPr>
                <w:tcW w:w="0" w:type="auto"/>
                <w:hideMark/>
              </w:tcPr>
            </w:tcPrChange>
          </w:tcPr>
          <w:p w:rsidR="001B5D7F" w:rsidRPr="001B5D7F" w:rsidRDefault="001B5D7F" w:rsidP="001B5D7F">
            <w:pPr>
              <w:jc w:val="center"/>
              <w:cnfStyle w:val="000000000000"/>
              <w:rPr>
                <w:rFonts w:ascii="Arial" w:eastAsia="Times New Roman" w:hAnsi="Arial" w:cs="Arial"/>
                <w:color w:val="333333"/>
                <w:lang w:val="es-ES" w:eastAsia="es-ES"/>
              </w:rPr>
            </w:pPr>
            <w:r w:rsidRPr="001B5D7F">
              <w:rPr>
                <w:rFonts w:ascii="Arial" w:eastAsia="Times New Roman" w:hAnsi="Arial" w:cs="Arial"/>
                <w:color w:val="333333"/>
                <w:lang w:val="es-ES" w:eastAsia="es-ES"/>
              </w:rPr>
              <w:t>718 (2.25%)</w:t>
            </w:r>
          </w:p>
        </w:tc>
        <w:tc>
          <w:tcPr>
            <w:tcW w:w="0" w:type="auto"/>
            <w:hideMark/>
            <w:tcPrChange w:id="170" w:author="Jordi Real" w:date="2020-11-02T09:01:00Z">
              <w:tcPr>
                <w:tcW w:w="0" w:type="auto"/>
                <w:hideMark/>
              </w:tcPr>
            </w:tcPrChange>
          </w:tcPr>
          <w:p w:rsidR="001B5D7F" w:rsidRPr="001B5D7F" w:rsidRDefault="001B5D7F" w:rsidP="001B5D7F">
            <w:pPr>
              <w:jc w:val="center"/>
              <w:cnfStyle w:val="000000000000"/>
              <w:rPr>
                <w:rFonts w:ascii="Arial" w:eastAsia="Times New Roman" w:hAnsi="Arial" w:cs="Arial"/>
                <w:color w:val="333333"/>
                <w:lang w:val="es-ES" w:eastAsia="es-ES"/>
              </w:rPr>
            </w:pPr>
            <w:r w:rsidRPr="001B5D7F">
              <w:rPr>
                <w:rFonts w:ascii="Arial" w:eastAsia="Times New Roman" w:hAnsi="Arial" w:cs="Arial"/>
                <w:color w:val="333333"/>
                <w:lang w:val="es-ES" w:eastAsia="es-ES"/>
              </w:rPr>
              <w:t>865 (2.48%)</w:t>
            </w:r>
          </w:p>
        </w:tc>
        <w:tc>
          <w:tcPr>
            <w:tcW w:w="1116" w:type="dxa"/>
            <w:hideMark/>
            <w:tcPrChange w:id="171" w:author="Jordi Real" w:date="2020-11-02T09:01:00Z">
              <w:tcPr>
                <w:tcW w:w="1116" w:type="dxa"/>
                <w:hideMark/>
              </w:tcPr>
            </w:tcPrChange>
          </w:tcPr>
          <w:p w:rsidR="001B5D7F" w:rsidRPr="001B5D7F" w:rsidRDefault="001B5D7F" w:rsidP="001B5D7F">
            <w:pPr>
              <w:jc w:val="center"/>
              <w:cnfStyle w:val="000000000000"/>
              <w:rPr>
                <w:rFonts w:ascii="Arial" w:eastAsia="Times New Roman" w:hAnsi="Arial" w:cs="Arial"/>
                <w:color w:val="333333"/>
                <w:lang w:val="es-ES" w:eastAsia="es-ES"/>
              </w:rPr>
            </w:pPr>
            <w:r w:rsidRPr="001B5D7F">
              <w:rPr>
                <w:rFonts w:ascii="Arial" w:eastAsia="Times New Roman" w:hAnsi="Arial" w:cs="Arial"/>
                <w:color w:val="333333"/>
                <w:lang w:val="es-ES" w:eastAsia="es-ES"/>
              </w:rPr>
              <w:t>968 (2.44%)</w:t>
            </w:r>
          </w:p>
        </w:tc>
      </w:tr>
      <w:tr w:rsidR="001B5D7F" w:rsidRPr="001B5D7F" w:rsidTr="00BB2C77">
        <w:trPr>
          <w:cnfStyle w:val="000000100000"/>
          <w:trHeight w:val="297"/>
          <w:trPrChange w:id="172" w:author="Jordi Real" w:date="2020-11-02T09:01:00Z">
            <w:trPr>
              <w:trHeight w:val="297"/>
            </w:trPr>
          </w:trPrChange>
        </w:trPr>
        <w:tc>
          <w:tcPr>
            <w:cnfStyle w:val="001000000000"/>
            <w:tcW w:w="0" w:type="auto"/>
            <w:hideMark/>
            <w:tcPrChange w:id="173" w:author="Jordi Real" w:date="2020-11-02T09:01:00Z">
              <w:tcPr>
                <w:tcW w:w="0" w:type="auto"/>
                <w:hideMark/>
              </w:tcPr>
            </w:tcPrChange>
          </w:tcPr>
          <w:p w:rsidR="001B5D7F" w:rsidRPr="001B5D7F" w:rsidRDefault="001B5D7F" w:rsidP="001B5D7F">
            <w:pPr>
              <w:cnfStyle w:val="001000100000"/>
              <w:rPr>
                <w:rFonts w:ascii="Arial" w:eastAsia="Times New Roman" w:hAnsi="Arial" w:cs="Arial"/>
                <w:color w:val="333333"/>
                <w:lang w:val="es-ES" w:eastAsia="es-ES"/>
              </w:rPr>
            </w:pPr>
            <w:r w:rsidRPr="001B5D7F">
              <w:rPr>
                <w:rFonts w:ascii="Arial" w:eastAsia="Times New Roman" w:hAnsi="Arial" w:cs="Arial"/>
                <w:color w:val="333333"/>
                <w:lang w:val="es-ES" w:eastAsia="es-ES"/>
              </w:rPr>
              <w:t>CEREBRAL-REV</w:t>
            </w:r>
          </w:p>
        </w:tc>
        <w:tc>
          <w:tcPr>
            <w:tcW w:w="0" w:type="auto"/>
            <w:hideMark/>
            <w:tcPrChange w:id="174" w:author="Jordi Real" w:date="2020-11-02T09:01:00Z">
              <w:tcPr>
                <w:tcW w:w="0" w:type="auto"/>
                <w:hideMark/>
              </w:tcPr>
            </w:tcPrChange>
          </w:tcPr>
          <w:p w:rsidR="001B5D7F" w:rsidRPr="001B5D7F" w:rsidRDefault="001B5D7F" w:rsidP="001B5D7F">
            <w:pPr>
              <w:jc w:val="center"/>
              <w:cnfStyle w:val="000000100000"/>
              <w:rPr>
                <w:rFonts w:ascii="Arial" w:eastAsia="Times New Roman" w:hAnsi="Arial" w:cs="Arial"/>
                <w:color w:val="333333"/>
                <w:lang w:val="es-ES" w:eastAsia="es-ES"/>
              </w:rPr>
            </w:pPr>
            <w:r w:rsidRPr="001B5D7F">
              <w:rPr>
                <w:rFonts w:ascii="Arial" w:eastAsia="Times New Roman" w:hAnsi="Arial" w:cs="Arial"/>
                <w:color w:val="333333"/>
                <w:lang w:val="es-ES" w:eastAsia="es-ES"/>
              </w:rPr>
              <w:t>76 (0.06%)</w:t>
            </w:r>
          </w:p>
        </w:tc>
        <w:tc>
          <w:tcPr>
            <w:tcW w:w="0" w:type="auto"/>
            <w:hideMark/>
            <w:tcPrChange w:id="175" w:author="Jordi Real" w:date="2020-11-02T09:01:00Z">
              <w:tcPr>
                <w:tcW w:w="0" w:type="auto"/>
                <w:hideMark/>
              </w:tcPr>
            </w:tcPrChange>
          </w:tcPr>
          <w:p w:rsidR="001B5D7F" w:rsidRPr="001B5D7F" w:rsidRDefault="001B5D7F" w:rsidP="001B5D7F">
            <w:pPr>
              <w:jc w:val="center"/>
              <w:cnfStyle w:val="000000100000"/>
              <w:rPr>
                <w:rFonts w:ascii="Arial" w:eastAsia="Times New Roman" w:hAnsi="Arial" w:cs="Arial"/>
                <w:color w:val="333333"/>
                <w:lang w:val="es-ES" w:eastAsia="es-ES"/>
              </w:rPr>
            </w:pPr>
            <w:r w:rsidRPr="001B5D7F">
              <w:rPr>
                <w:rFonts w:ascii="Arial" w:eastAsia="Times New Roman" w:hAnsi="Arial" w:cs="Arial"/>
                <w:color w:val="333333"/>
                <w:lang w:val="es-ES" w:eastAsia="es-ES"/>
              </w:rPr>
              <w:t>2 (0.15%)</w:t>
            </w:r>
          </w:p>
        </w:tc>
        <w:tc>
          <w:tcPr>
            <w:tcW w:w="0" w:type="auto"/>
            <w:hideMark/>
            <w:tcPrChange w:id="176" w:author="Jordi Real" w:date="2020-11-02T09:01:00Z">
              <w:tcPr>
                <w:tcW w:w="0" w:type="auto"/>
                <w:hideMark/>
              </w:tcPr>
            </w:tcPrChange>
          </w:tcPr>
          <w:p w:rsidR="001B5D7F" w:rsidRPr="001B5D7F" w:rsidRDefault="001B5D7F" w:rsidP="001B5D7F">
            <w:pPr>
              <w:jc w:val="center"/>
              <w:cnfStyle w:val="000000100000"/>
              <w:rPr>
                <w:rFonts w:ascii="Arial" w:eastAsia="Times New Roman" w:hAnsi="Arial" w:cs="Arial"/>
                <w:color w:val="333333"/>
                <w:lang w:val="es-ES" w:eastAsia="es-ES"/>
              </w:rPr>
            </w:pPr>
            <w:r w:rsidRPr="001B5D7F">
              <w:rPr>
                <w:rFonts w:ascii="Arial" w:eastAsia="Times New Roman" w:hAnsi="Arial" w:cs="Arial"/>
                <w:color w:val="333333"/>
                <w:lang w:val="es-ES" w:eastAsia="es-ES"/>
              </w:rPr>
              <w:t>55 (0.19%)</w:t>
            </w:r>
          </w:p>
        </w:tc>
        <w:tc>
          <w:tcPr>
            <w:tcW w:w="0" w:type="auto"/>
            <w:hideMark/>
            <w:tcPrChange w:id="177" w:author="Jordi Real" w:date="2020-11-02T09:01:00Z">
              <w:tcPr>
                <w:tcW w:w="0" w:type="auto"/>
                <w:hideMark/>
              </w:tcPr>
            </w:tcPrChange>
          </w:tcPr>
          <w:p w:rsidR="001B5D7F" w:rsidRPr="001B5D7F" w:rsidRDefault="001B5D7F" w:rsidP="001B5D7F">
            <w:pPr>
              <w:jc w:val="center"/>
              <w:cnfStyle w:val="000000100000"/>
              <w:rPr>
                <w:rFonts w:ascii="Arial" w:eastAsia="Times New Roman" w:hAnsi="Arial" w:cs="Arial"/>
                <w:color w:val="333333"/>
                <w:lang w:val="es-ES" w:eastAsia="es-ES"/>
              </w:rPr>
            </w:pPr>
            <w:r w:rsidRPr="001B5D7F">
              <w:rPr>
                <w:rFonts w:ascii="Arial" w:eastAsia="Times New Roman" w:hAnsi="Arial" w:cs="Arial"/>
                <w:color w:val="333333"/>
                <w:lang w:val="es-ES" w:eastAsia="es-ES"/>
              </w:rPr>
              <w:t>6 (0.05%)</w:t>
            </w:r>
          </w:p>
        </w:tc>
        <w:tc>
          <w:tcPr>
            <w:tcW w:w="0" w:type="auto"/>
            <w:hideMark/>
            <w:tcPrChange w:id="178" w:author="Jordi Real" w:date="2020-11-02T09:01:00Z">
              <w:tcPr>
                <w:tcW w:w="0" w:type="auto"/>
                <w:hideMark/>
              </w:tcPr>
            </w:tcPrChange>
          </w:tcPr>
          <w:p w:rsidR="001B5D7F" w:rsidRPr="001B5D7F" w:rsidRDefault="001B5D7F" w:rsidP="001B5D7F">
            <w:pPr>
              <w:jc w:val="center"/>
              <w:cnfStyle w:val="000000100000"/>
              <w:rPr>
                <w:rFonts w:ascii="Arial" w:eastAsia="Times New Roman" w:hAnsi="Arial" w:cs="Arial"/>
                <w:color w:val="333333"/>
                <w:lang w:val="es-ES" w:eastAsia="es-ES"/>
              </w:rPr>
            </w:pPr>
            <w:r w:rsidRPr="001B5D7F">
              <w:rPr>
                <w:rFonts w:ascii="Arial" w:eastAsia="Times New Roman" w:hAnsi="Arial" w:cs="Arial"/>
                <w:color w:val="333333"/>
                <w:lang w:val="es-ES" w:eastAsia="es-ES"/>
              </w:rPr>
              <w:t>9 (0.06%)</w:t>
            </w:r>
          </w:p>
        </w:tc>
        <w:tc>
          <w:tcPr>
            <w:tcW w:w="0" w:type="auto"/>
            <w:hideMark/>
            <w:tcPrChange w:id="179" w:author="Jordi Real" w:date="2020-11-02T09:01:00Z">
              <w:tcPr>
                <w:tcW w:w="0" w:type="auto"/>
                <w:hideMark/>
              </w:tcPr>
            </w:tcPrChange>
          </w:tcPr>
          <w:p w:rsidR="001B5D7F" w:rsidRPr="001B5D7F" w:rsidRDefault="001B5D7F" w:rsidP="001B5D7F">
            <w:pPr>
              <w:jc w:val="center"/>
              <w:cnfStyle w:val="000000100000"/>
              <w:rPr>
                <w:rFonts w:ascii="Arial" w:eastAsia="Times New Roman" w:hAnsi="Arial" w:cs="Arial"/>
                <w:color w:val="333333"/>
                <w:lang w:val="es-ES" w:eastAsia="es-ES"/>
              </w:rPr>
            </w:pPr>
            <w:r w:rsidRPr="001B5D7F">
              <w:rPr>
                <w:rFonts w:ascii="Arial" w:eastAsia="Times New Roman" w:hAnsi="Arial" w:cs="Arial"/>
                <w:color w:val="333333"/>
                <w:lang w:val="es-ES" w:eastAsia="es-ES"/>
              </w:rPr>
              <w:t>4 (0.01%)</w:t>
            </w:r>
          </w:p>
        </w:tc>
        <w:tc>
          <w:tcPr>
            <w:tcW w:w="0" w:type="auto"/>
            <w:hideMark/>
            <w:tcPrChange w:id="180" w:author="Jordi Real" w:date="2020-11-02T09:01:00Z">
              <w:tcPr>
                <w:tcW w:w="0" w:type="auto"/>
                <w:hideMark/>
              </w:tcPr>
            </w:tcPrChange>
          </w:tcPr>
          <w:p w:rsidR="001B5D7F" w:rsidRPr="001B5D7F" w:rsidRDefault="001B5D7F" w:rsidP="001B5D7F">
            <w:pPr>
              <w:jc w:val="center"/>
              <w:cnfStyle w:val="000000100000"/>
              <w:rPr>
                <w:rFonts w:ascii="Arial" w:eastAsia="Times New Roman" w:hAnsi="Arial" w:cs="Arial"/>
                <w:color w:val="333333"/>
                <w:lang w:val="es-ES" w:eastAsia="es-ES"/>
              </w:rPr>
            </w:pPr>
            <w:r w:rsidRPr="001B5D7F">
              <w:rPr>
                <w:rFonts w:ascii="Arial" w:eastAsia="Times New Roman" w:hAnsi="Arial" w:cs="Arial"/>
                <w:color w:val="333333"/>
                <w:lang w:val="es-ES" w:eastAsia="es-ES"/>
              </w:rPr>
              <w:t>52 (0.04%)</w:t>
            </w:r>
          </w:p>
        </w:tc>
        <w:tc>
          <w:tcPr>
            <w:tcW w:w="0" w:type="auto"/>
            <w:hideMark/>
            <w:tcPrChange w:id="181" w:author="Jordi Real" w:date="2020-11-02T09:01:00Z">
              <w:tcPr>
                <w:tcW w:w="0" w:type="auto"/>
                <w:hideMark/>
              </w:tcPr>
            </w:tcPrChange>
          </w:tcPr>
          <w:p w:rsidR="001B5D7F" w:rsidRPr="001B5D7F" w:rsidRDefault="001B5D7F" w:rsidP="001B5D7F">
            <w:pPr>
              <w:jc w:val="center"/>
              <w:cnfStyle w:val="000000100000"/>
              <w:rPr>
                <w:rFonts w:ascii="Arial" w:eastAsia="Times New Roman" w:hAnsi="Arial" w:cs="Arial"/>
                <w:color w:val="333333"/>
                <w:lang w:val="es-ES" w:eastAsia="es-ES"/>
              </w:rPr>
            </w:pPr>
            <w:r w:rsidRPr="001B5D7F">
              <w:rPr>
                <w:rFonts w:ascii="Arial" w:eastAsia="Times New Roman" w:hAnsi="Arial" w:cs="Arial"/>
                <w:color w:val="333333"/>
                <w:lang w:val="es-ES" w:eastAsia="es-ES"/>
              </w:rPr>
              <w:t>4 (0.23%)</w:t>
            </w:r>
          </w:p>
        </w:tc>
        <w:tc>
          <w:tcPr>
            <w:tcW w:w="0" w:type="auto"/>
            <w:hideMark/>
            <w:tcPrChange w:id="182" w:author="Jordi Real" w:date="2020-11-02T09:01:00Z">
              <w:tcPr>
                <w:tcW w:w="0" w:type="auto"/>
                <w:hideMark/>
              </w:tcPr>
            </w:tcPrChange>
          </w:tcPr>
          <w:p w:rsidR="001B5D7F" w:rsidRPr="001B5D7F" w:rsidRDefault="001B5D7F" w:rsidP="001B5D7F">
            <w:pPr>
              <w:jc w:val="center"/>
              <w:cnfStyle w:val="000000100000"/>
              <w:rPr>
                <w:rFonts w:ascii="Arial" w:eastAsia="Times New Roman" w:hAnsi="Arial" w:cs="Arial"/>
                <w:color w:val="333333"/>
                <w:lang w:val="es-ES" w:eastAsia="es-ES"/>
              </w:rPr>
            </w:pPr>
            <w:r w:rsidRPr="001B5D7F">
              <w:rPr>
                <w:rFonts w:ascii="Arial" w:eastAsia="Times New Roman" w:hAnsi="Arial" w:cs="Arial"/>
                <w:color w:val="333333"/>
                <w:lang w:val="es-ES" w:eastAsia="es-ES"/>
              </w:rPr>
              <w:t>25 (0.09%)</w:t>
            </w:r>
          </w:p>
        </w:tc>
        <w:tc>
          <w:tcPr>
            <w:tcW w:w="0" w:type="auto"/>
            <w:hideMark/>
            <w:tcPrChange w:id="183" w:author="Jordi Real" w:date="2020-11-02T09:01:00Z">
              <w:tcPr>
                <w:tcW w:w="0" w:type="auto"/>
                <w:hideMark/>
              </w:tcPr>
            </w:tcPrChange>
          </w:tcPr>
          <w:p w:rsidR="001B5D7F" w:rsidRPr="001B5D7F" w:rsidRDefault="001B5D7F" w:rsidP="001B5D7F">
            <w:pPr>
              <w:jc w:val="center"/>
              <w:cnfStyle w:val="000000100000"/>
              <w:rPr>
                <w:rFonts w:ascii="Arial" w:eastAsia="Times New Roman" w:hAnsi="Arial" w:cs="Arial"/>
                <w:color w:val="333333"/>
                <w:lang w:val="es-ES" w:eastAsia="es-ES"/>
              </w:rPr>
            </w:pPr>
            <w:r w:rsidRPr="001B5D7F">
              <w:rPr>
                <w:rFonts w:ascii="Arial" w:eastAsia="Times New Roman" w:hAnsi="Arial" w:cs="Arial"/>
                <w:color w:val="333333"/>
                <w:lang w:val="es-ES" w:eastAsia="es-ES"/>
              </w:rPr>
              <w:t>8 (0.03%)</w:t>
            </w:r>
          </w:p>
        </w:tc>
        <w:tc>
          <w:tcPr>
            <w:tcW w:w="0" w:type="auto"/>
            <w:hideMark/>
            <w:tcPrChange w:id="184" w:author="Jordi Real" w:date="2020-11-02T09:01:00Z">
              <w:tcPr>
                <w:tcW w:w="0" w:type="auto"/>
                <w:hideMark/>
              </w:tcPr>
            </w:tcPrChange>
          </w:tcPr>
          <w:p w:rsidR="001B5D7F" w:rsidRPr="001B5D7F" w:rsidRDefault="001B5D7F" w:rsidP="001B5D7F">
            <w:pPr>
              <w:jc w:val="center"/>
              <w:cnfStyle w:val="000000100000"/>
              <w:rPr>
                <w:rFonts w:ascii="Arial" w:eastAsia="Times New Roman" w:hAnsi="Arial" w:cs="Arial"/>
                <w:color w:val="333333"/>
                <w:lang w:val="es-ES" w:eastAsia="es-ES"/>
              </w:rPr>
            </w:pPr>
            <w:r w:rsidRPr="001B5D7F">
              <w:rPr>
                <w:rFonts w:ascii="Arial" w:eastAsia="Times New Roman" w:hAnsi="Arial" w:cs="Arial"/>
                <w:color w:val="333333"/>
                <w:lang w:val="es-ES" w:eastAsia="es-ES"/>
              </w:rPr>
              <w:t>13 (0.04%)</w:t>
            </w:r>
          </w:p>
        </w:tc>
        <w:tc>
          <w:tcPr>
            <w:tcW w:w="1116" w:type="dxa"/>
            <w:hideMark/>
            <w:tcPrChange w:id="185" w:author="Jordi Real" w:date="2020-11-02T09:01:00Z">
              <w:tcPr>
                <w:tcW w:w="1116" w:type="dxa"/>
                <w:hideMark/>
              </w:tcPr>
            </w:tcPrChange>
          </w:tcPr>
          <w:p w:rsidR="001B5D7F" w:rsidRPr="001B5D7F" w:rsidRDefault="001B5D7F" w:rsidP="001B5D7F">
            <w:pPr>
              <w:jc w:val="center"/>
              <w:cnfStyle w:val="000000100000"/>
              <w:rPr>
                <w:rFonts w:ascii="Arial" w:eastAsia="Times New Roman" w:hAnsi="Arial" w:cs="Arial"/>
                <w:color w:val="333333"/>
                <w:lang w:val="es-ES" w:eastAsia="es-ES"/>
              </w:rPr>
            </w:pPr>
            <w:r w:rsidRPr="001B5D7F">
              <w:rPr>
                <w:rFonts w:ascii="Arial" w:eastAsia="Times New Roman" w:hAnsi="Arial" w:cs="Arial"/>
                <w:color w:val="333333"/>
                <w:lang w:val="es-ES" w:eastAsia="es-ES"/>
              </w:rPr>
              <w:t>2 (0.01%)</w:t>
            </w:r>
          </w:p>
        </w:tc>
      </w:tr>
      <w:tr w:rsidR="001B5D7F" w:rsidRPr="001B5D7F" w:rsidTr="00BB2C77">
        <w:trPr>
          <w:trHeight w:val="297"/>
          <w:trPrChange w:id="186" w:author="Jordi Real" w:date="2020-11-02T09:01:00Z">
            <w:trPr>
              <w:trHeight w:val="297"/>
            </w:trPr>
          </w:trPrChange>
        </w:trPr>
        <w:tc>
          <w:tcPr>
            <w:cnfStyle w:val="001000000000"/>
            <w:tcW w:w="0" w:type="auto"/>
            <w:hideMark/>
            <w:tcPrChange w:id="187" w:author="Jordi Real" w:date="2020-11-02T09:01:00Z">
              <w:tcPr>
                <w:tcW w:w="0" w:type="auto"/>
                <w:hideMark/>
              </w:tcPr>
            </w:tcPrChange>
          </w:tcPr>
          <w:p w:rsidR="001B5D7F" w:rsidRPr="001B5D7F" w:rsidRDefault="001B5D7F" w:rsidP="001B5D7F">
            <w:pPr>
              <w:rPr>
                <w:rFonts w:ascii="Arial" w:eastAsia="Times New Roman" w:hAnsi="Arial" w:cs="Arial"/>
                <w:color w:val="333333"/>
                <w:lang w:val="es-ES" w:eastAsia="es-ES"/>
              </w:rPr>
            </w:pPr>
            <w:r w:rsidRPr="001B5D7F">
              <w:rPr>
                <w:rFonts w:ascii="Arial" w:eastAsia="Times New Roman" w:hAnsi="Arial" w:cs="Arial"/>
                <w:color w:val="333333"/>
                <w:lang w:val="es-ES" w:eastAsia="es-ES"/>
              </w:rPr>
              <w:t>CHD-NON</w:t>
            </w:r>
          </w:p>
        </w:tc>
        <w:tc>
          <w:tcPr>
            <w:tcW w:w="0" w:type="auto"/>
            <w:hideMark/>
            <w:tcPrChange w:id="188" w:author="Jordi Real" w:date="2020-11-02T09:01:00Z">
              <w:tcPr>
                <w:tcW w:w="0" w:type="auto"/>
                <w:hideMark/>
              </w:tcPr>
            </w:tcPrChange>
          </w:tcPr>
          <w:p w:rsidR="001B5D7F" w:rsidRPr="001B5D7F" w:rsidRDefault="001B5D7F" w:rsidP="001B5D7F">
            <w:pPr>
              <w:jc w:val="center"/>
              <w:cnfStyle w:val="000000000000"/>
              <w:rPr>
                <w:rFonts w:ascii="Arial" w:eastAsia="Times New Roman" w:hAnsi="Arial" w:cs="Arial"/>
                <w:color w:val="333333"/>
                <w:lang w:val="es-ES" w:eastAsia="es-ES"/>
              </w:rPr>
            </w:pPr>
            <w:r w:rsidRPr="001B5D7F">
              <w:rPr>
                <w:rFonts w:ascii="Arial" w:eastAsia="Times New Roman" w:hAnsi="Arial" w:cs="Arial"/>
                <w:color w:val="333333"/>
                <w:lang w:val="es-ES" w:eastAsia="es-ES"/>
              </w:rPr>
              <w:t>10088 (8.37%)</w:t>
            </w:r>
          </w:p>
        </w:tc>
        <w:tc>
          <w:tcPr>
            <w:tcW w:w="0" w:type="auto"/>
            <w:hideMark/>
            <w:tcPrChange w:id="189" w:author="Jordi Real" w:date="2020-11-02T09:01:00Z">
              <w:tcPr>
                <w:tcW w:w="0" w:type="auto"/>
                <w:hideMark/>
              </w:tcPr>
            </w:tcPrChange>
          </w:tcPr>
          <w:p w:rsidR="001B5D7F" w:rsidRPr="00F72635" w:rsidRDefault="001B5D7F" w:rsidP="001B5D7F">
            <w:pPr>
              <w:jc w:val="center"/>
              <w:cnfStyle w:val="000000000000"/>
              <w:rPr>
                <w:rFonts w:ascii="Arial" w:eastAsia="Times New Roman" w:hAnsi="Arial" w:cs="Arial"/>
                <w:b/>
                <w:color w:val="333333"/>
                <w:lang w:val="es-ES" w:eastAsia="es-ES"/>
              </w:rPr>
            </w:pPr>
            <w:r w:rsidRPr="00F72635">
              <w:rPr>
                <w:rFonts w:ascii="Arial" w:eastAsia="Times New Roman" w:hAnsi="Arial" w:cs="Arial"/>
                <w:b/>
                <w:color w:val="333333"/>
                <w:lang w:val="es-ES" w:eastAsia="es-ES"/>
              </w:rPr>
              <w:t>209 (16.1%)</w:t>
            </w:r>
          </w:p>
        </w:tc>
        <w:tc>
          <w:tcPr>
            <w:tcW w:w="0" w:type="auto"/>
            <w:hideMark/>
            <w:tcPrChange w:id="190" w:author="Jordi Real" w:date="2020-11-02T09:01:00Z">
              <w:tcPr>
                <w:tcW w:w="0" w:type="auto"/>
                <w:hideMark/>
              </w:tcPr>
            </w:tcPrChange>
          </w:tcPr>
          <w:p w:rsidR="001B5D7F" w:rsidRPr="00F72635" w:rsidRDefault="001B5D7F" w:rsidP="001B5D7F">
            <w:pPr>
              <w:jc w:val="center"/>
              <w:cnfStyle w:val="000000000000"/>
              <w:rPr>
                <w:rFonts w:ascii="Arial" w:eastAsia="Times New Roman" w:hAnsi="Arial" w:cs="Arial"/>
                <w:b/>
                <w:color w:val="333333"/>
                <w:lang w:val="es-ES" w:eastAsia="es-ES"/>
              </w:rPr>
            </w:pPr>
            <w:r w:rsidRPr="00F72635">
              <w:rPr>
                <w:rFonts w:ascii="Arial" w:eastAsia="Times New Roman" w:hAnsi="Arial" w:cs="Arial"/>
                <w:b/>
                <w:color w:val="333333"/>
                <w:lang w:val="es-ES" w:eastAsia="es-ES"/>
              </w:rPr>
              <w:t>3332 (11.6%)</w:t>
            </w:r>
          </w:p>
        </w:tc>
        <w:tc>
          <w:tcPr>
            <w:tcW w:w="0" w:type="auto"/>
            <w:hideMark/>
            <w:tcPrChange w:id="191" w:author="Jordi Real" w:date="2020-11-02T09:01:00Z">
              <w:tcPr>
                <w:tcW w:w="0" w:type="auto"/>
                <w:hideMark/>
              </w:tcPr>
            </w:tcPrChange>
          </w:tcPr>
          <w:p w:rsidR="001B5D7F" w:rsidRPr="001B5D7F" w:rsidRDefault="001B5D7F" w:rsidP="001B5D7F">
            <w:pPr>
              <w:jc w:val="center"/>
              <w:cnfStyle w:val="000000000000"/>
              <w:rPr>
                <w:rFonts w:ascii="Arial" w:eastAsia="Times New Roman" w:hAnsi="Arial" w:cs="Arial"/>
                <w:color w:val="333333"/>
                <w:lang w:val="es-ES" w:eastAsia="es-ES"/>
              </w:rPr>
            </w:pPr>
            <w:r w:rsidRPr="001B5D7F">
              <w:rPr>
                <w:rFonts w:ascii="Arial" w:eastAsia="Times New Roman" w:hAnsi="Arial" w:cs="Arial"/>
                <w:color w:val="333333"/>
                <w:lang w:val="es-ES" w:eastAsia="es-ES"/>
              </w:rPr>
              <w:t>1281 (10.2%)</w:t>
            </w:r>
          </w:p>
        </w:tc>
        <w:tc>
          <w:tcPr>
            <w:tcW w:w="0" w:type="auto"/>
            <w:hideMark/>
            <w:tcPrChange w:id="192" w:author="Jordi Real" w:date="2020-11-02T09:01:00Z">
              <w:tcPr>
                <w:tcW w:w="0" w:type="auto"/>
                <w:hideMark/>
              </w:tcPr>
            </w:tcPrChange>
          </w:tcPr>
          <w:p w:rsidR="001B5D7F" w:rsidRPr="001B5D7F" w:rsidRDefault="001B5D7F" w:rsidP="001B5D7F">
            <w:pPr>
              <w:jc w:val="center"/>
              <w:cnfStyle w:val="000000000000"/>
              <w:rPr>
                <w:rFonts w:ascii="Arial" w:eastAsia="Times New Roman" w:hAnsi="Arial" w:cs="Arial"/>
                <w:color w:val="333333"/>
                <w:lang w:val="es-ES" w:eastAsia="es-ES"/>
              </w:rPr>
            </w:pPr>
            <w:r w:rsidRPr="001B5D7F">
              <w:rPr>
                <w:rFonts w:ascii="Arial" w:eastAsia="Times New Roman" w:hAnsi="Arial" w:cs="Arial"/>
                <w:color w:val="333333"/>
                <w:lang w:val="es-ES" w:eastAsia="es-ES"/>
              </w:rPr>
              <w:t>1426 (8.98%)</w:t>
            </w:r>
          </w:p>
        </w:tc>
        <w:tc>
          <w:tcPr>
            <w:tcW w:w="0" w:type="auto"/>
            <w:hideMark/>
            <w:tcPrChange w:id="193" w:author="Jordi Real" w:date="2020-11-02T09:01:00Z">
              <w:tcPr>
                <w:tcW w:w="0" w:type="auto"/>
                <w:hideMark/>
              </w:tcPr>
            </w:tcPrChange>
          </w:tcPr>
          <w:p w:rsidR="001B5D7F" w:rsidRPr="001B5D7F" w:rsidRDefault="001B5D7F" w:rsidP="001B5D7F">
            <w:pPr>
              <w:jc w:val="center"/>
              <w:cnfStyle w:val="000000000000"/>
              <w:rPr>
                <w:rFonts w:ascii="Arial" w:eastAsia="Times New Roman" w:hAnsi="Arial" w:cs="Arial"/>
                <w:color w:val="333333"/>
                <w:lang w:val="es-ES" w:eastAsia="es-ES"/>
              </w:rPr>
            </w:pPr>
            <w:r w:rsidRPr="001B5D7F">
              <w:rPr>
                <w:rFonts w:ascii="Arial" w:eastAsia="Times New Roman" w:hAnsi="Arial" w:cs="Arial"/>
                <w:color w:val="333333"/>
                <w:lang w:val="es-ES" w:eastAsia="es-ES"/>
              </w:rPr>
              <w:t>3840 (6.18%)</w:t>
            </w:r>
          </w:p>
        </w:tc>
        <w:tc>
          <w:tcPr>
            <w:tcW w:w="0" w:type="auto"/>
            <w:hideMark/>
            <w:tcPrChange w:id="194" w:author="Jordi Real" w:date="2020-11-02T09:01:00Z">
              <w:tcPr>
                <w:tcW w:w="0" w:type="auto"/>
                <w:hideMark/>
              </w:tcPr>
            </w:tcPrChange>
          </w:tcPr>
          <w:p w:rsidR="001B5D7F" w:rsidRPr="001B5D7F" w:rsidRDefault="001B5D7F" w:rsidP="001B5D7F">
            <w:pPr>
              <w:jc w:val="center"/>
              <w:cnfStyle w:val="000000000000"/>
              <w:rPr>
                <w:rFonts w:ascii="Arial" w:eastAsia="Times New Roman" w:hAnsi="Arial" w:cs="Arial"/>
                <w:color w:val="333333"/>
                <w:lang w:val="es-ES" w:eastAsia="es-ES"/>
              </w:rPr>
            </w:pPr>
            <w:r w:rsidRPr="001B5D7F">
              <w:rPr>
                <w:rFonts w:ascii="Arial" w:eastAsia="Times New Roman" w:hAnsi="Arial" w:cs="Arial"/>
                <w:color w:val="333333"/>
                <w:lang w:val="es-ES" w:eastAsia="es-ES"/>
              </w:rPr>
              <w:t>14887 (10.8%)</w:t>
            </w:r>
          </w:p>
        </w:tc>
        <w:tc>
          <w:tcPr>
            <w:tcW w:w="0" w:type="auto"/>
            <w:hideMark/>
            <w:tcPrChange w:id="195" w:author="Jordi Real" w:date="2020-11-02T09:01:00Z">
              <w:tcPr>
                <w:tcW w:w="0" w:type="auto"/>
                <w:hideMark/>
              </w:tcPr>
            </w:tcPrChange>
          </w:tcPr>
          <w:p w:rsidR="001B5D7F" w:rsidRPr="002B7495" w:rsidRDefault="001B5D7F" w:rsidP="001B5D7F">
            <w:pPr>
              <w:jc w:val="center"/>
              <w:cnfStyle w:val="000000000000"/>
              <w:rPr>
                <w:rFonts w:ascii="Arial" w:eastAsia="Times New Roman" w:hAnsi="Arial" w:cs="Arial"/>
                <w:b/>
                <w:color w:val="333333"/>
                <w:lang w:val="es-ES" w:eastAsia="es-ES"/>
              </w:rPr>
            </w:pPr>
            <w:r w:rsidRPr="002B7495">
              <w:rPr>
                <w:rFonts w:ascii="Arial" w:eastAsia="Times New Roman" w:hAnsi="Arial" w:cs="Arial"/>
                <w:b/>
                <w:color w:val="333333"/>
                <w:lang w:val="es-ES" w:eastAsia="es-ES"/>
              </w:rPr>
              <w:t>244 (13.9%)</w:t>
            </w:r>
          </w:p>
        </w:tc>
        <w:tc>
          <w:tcPr>
            <w:tcW w:w="0" w:type="auto"/>
            <w:hideMark/>
            <w:tcPrChange w:id="196" w:author="Jordi Real" w:date="2020-11-02T09:01:00Z">
              <w:tcPr>
                <w:tcW w:w="0" w:type="auto"/>
                <w:hideMark/>
              </w:tcPr>
            </w:tcPrChange>
          </w:tcPr>
          <w:p w:rsidR="001B5D7F" w:rsidRPr="002B7495" w:rsidRDefault="001B5D7F" w:rsidP="001B5D7F">
            <w:pPr>
              <w:jc w:val="center"/>
              <w:cnfStyle w:val="000000000000"/>
              <w:rPr>
                <w:rFonts w:ascii="Arial" w:eastAsia="Times New Roman" w:hAnsi="Arial" w:cs="Arial"/>
                <w:b/>
                <w:color w:val="333333"/>
                <w:lang w:val="es-ES" w:eastAsia="es-ES"/>
              </w:rPr>
            </w:pPr>
            <w:r w:rsidRPr="002B7495">
              <w:rPr>
                <w:rFonts w:ascii="Arial" w:eastAsia="Times New Roman" w:hAnsi="Arial" w:cs="Arial"/>
                <w:b/>
                <w:color w:val="333333"/>
                <w:lang w:val="es-ES" w:eastAsia="es-ES"/>
              </w:rPr>
              <w:t>3325 (11.4%)</w:t>
            </w:r>
          </w:p>
        </w:tc>
        <w:tc>
          <w:tcPr>
            <w:tcW w:w="0" w:type="auto"/>
            <w:hideMark/>
            <w:tcPrChange w:id="197" w:author="Jordi Real" w:date="2020-11-02T09:01:00Z">
              <w:tcPr>
                <w:tcW w:w="0" w:type="auto"/>
                <w:hideMark/>
              </w:tcPr>
            </w:tcPrChange>
          </w:tcPr>
          <w:p w:rsidR="001B5D7F" w:rsidRPr="002B7495" w:rsidRDefault="001B5D7F" w:rsidP="001B5D7F">
            <w:pPr>
              <w:jc w:val="center"/>
              <w:cnfStyle w:val="000000000000"/>
              <w:rPr>
                <w:rFonts w:ascii="Arial" w:eastAsia="Times New Roman" w:hAnsi="Arial" w:cs="Arial"/>
                <w:b/>
                <w:color w:val="333333"/>
                <w:lang w:val="es-ES" w:eastAsia="es-ES"/>
              </w:rPr>
            </w:pPr>
            <w:r w:rsidRPr="002B7495">
              <w:rPr>
                <w:rFonts w:ascii="Arial" w:eastAsia="Times New Roman" w:hAnsi="Arial" w:cs="Arial"/>
                <w:b/>
                <w:color w:val="333333"/>
                <w:lang w:val="es-ES" w:eastAsia="es-ES"/>
              </w:rPr>
              <w:t>4027 (12.6%)</w:t>
            </w:r>
          </w:p>
        </w:tc>
        <w:tc>
          <w:tcPr>
            <w:tcW w:w="0" w:type="auto"/>
            <w:hideMark/>
            <w:tcPrChange w:id="198" w:author="Jordi Real" w:date="2020-11-02T09:01:00Z">
              <w:tcPr>
                <w:tcW w:w="0" w:type="auto"/>
                <w:hideMark/>
              </w:tcPr>
            </w:tcPrChange>
          </w:tcPr>
          <w:p w:rsidR="001B5D7F" w:rsidRPr="001B5D7F" w:rsidRDefault="001B5D7F" w:rsidP="001B5D7F">
            <w:pPr>
              <w:jc w:val="center"/>
              <w:cnfStyle w:val="000000000000"/>
              <w:rPr>
                <w:rFonts w:ascii="Arial" w:eastAsia="Times New Roman" w:hAnsi="Arial" w:cs="Arial"/>
                <w:color w:val="333333"/>
                <w:lang w:val="es-ES" w:eastAsia="es-ES"/>
              </w:rPr>
            </w:pPr>
            <w:r w:rsidRPr="001B5D7F">
              <w:rPr>
                <w:rFonts w:ascii="Arial" w:eastAsia="Times New Roman" w:hAnsi="Arial" w:cs="Arial"/>
                <w:color w:val="333333"/>
                <w:lang w:val="es-ES" w:eastAsia="es-ES"/>
              </w:rPr>
              <w:t>3932 (11.3%)</w:t>
            </w:r>
          </w:p>
        </w:tc>
        <w:tc>
          <w:tcPr>
            <w:tcW w:w="1116" w:type="dxa"/>
            <w:hideMark/>
            <w:tcPrChange w:id="199" w:author="Jordi Real" w:date="2020-11-02T09:01:00Z">
              <w:tcPr>
                <w:tcW w:w="1116" w:type="dxa"/>
                <w:hideMark/>
              </w:tcPr>
            </w:tcPrChange>
          </w:tcPr>
          <w:p w:rsidR="001B5D7F" w:rsidRPr="001B5D7F" w:rsidRDefault="001B5D7F" w:rsidP="001B5D7F">
            <w:pPr>
              <w:jc w:val="center"/>
              <w:cnfStyle w:val="000000000000"/>
              <w:rPr>
                <w:rFonts w:ascii="Arial" w:eastAsia="Times New Roman" w:hAnsi="Arial" w:cs="Arial"/>
                <w:color w:val="333333"/>
                <w:lang w:val="es-ES" w:eastAsia="es-ES"/>
              </w:rPr>
            </w:pPr>
            <w:r w:rsidRPr="001B5D7F">
              <w:rPr>
                <w:rFonts w:ascii="Arial" w:eastAsia="Times New Roman" w:hAnsi="Arial" w:cs="Arial"/>
                <w:color w:val="333333"/>
                <w:lang w:val="es-ES" w:eastAsia="es-ES"/>
              </w:rPr>
              <w:t>3359 (8.46%)</w:t>
            </w:r>
          </w:p>
        </w:tc>
      </w:tr>
      <w:tr w:rsidR="001B5D7F" w:rsidRPr="001B5D7F" w:rsidTr="00BB2C77">
        <w:trPr>
          <w:cnfStyle w:val="000000100000"/>
          <w:trHeight w:val="297"/>
          <w:trPrChange w:id="200" w:author="Jordi Real" w:date="2020-11-02T09:01:00Z">
            <w:trPr>
              <w:trHeight w:val="297"/>
            </w:trPr>
          </w:trPrChange>
        </w:trPr>
        <w:tc>
          <w:tcPr>
            <w:cnfStyle w:val="001000000000"/>
            <w:tcW w:w="0" w:type="auto"/>
            <w:hideMark/>
            <w:tcPrChange w:id="201" w:author="Jordi Real" w:date="2020-11-02T09:01:00Z">
              <w:tcPr>
                <w:tcW w:w="0" w:type="auto"/>
                <w:hideMark/>
              </w:tcPr>
            </w:tcPrChange>
          </w:tcPr>
          <w:p w:rsidR="001B5D7F" w:rsidRPr="001B5D7F" w:rsidRDefault="001B5D7F" w:rsidP="001B5D7F">
            <w:pPr>
              <w:cnfStyle w:val="001000100000"/>
              <w:rPr>
                <w:rFonts w:ascii="Arial" w:eastAsia="Times New Roman" w:hAnsi="Arial" w:cs="Arial"/>
                <w:color w:val="333333"/>
                <w:lang w:val="es-ES" w:eastAsia="es-ES"/>
              </w:rPr>
            </w:pPr>
            <w:r w:rsidRPr="001B5D7F">
              <w:rPr>
                <w:rFonts w:ascii="Arial" w:eastAsia="Times New Roman" w:hAnsi="Arial" w:cs="Arial"/>
                <w:color w:val="333333"/>
                <w:lang w:val="es-ES" w:eastAsia="es-ES"/>
              </w:rPr>
              <w:t>ANGOR</w:t>
            </w:r>
          </w:p>
        </w:tc>
        <w:tc>
          <w:tcPr>
            <w:tcW w:w="0" w:type="auto"/>
            <w:hideMark/>
            <w:tcPrChange w:id="202" w:author="Jordi Real" w:date="2020-11-02T09:01:00Z">
              <w:tcPr>
                <w:tcW w:w="0" w:type="auto"/>
                <w:hideMark/>
              </w:tcPr>
            </w:tcPrChange>
          </w:tcPr>
          <w:p w:rsidR="001B5D7F" w:rsidRPr="001B5D7F" w:rsidRDefault="001B5D7F" w:rsidP="001B5D7F">
            <w:pPr>
              <w:jc w:val="center"/>
              <w:cnfStyle w:val="000000100000"/>
              <w:rPr>
                <w:rFonts w:ascii="Arial" w:eastAsia="Times New Roman" w:hAnsi="Arial" w:cs="Arial"/>
                <w:color w:val="333333"/>
                <w:lang w:val="es-ES" w:eastAsia="es-ES"/>
              </w:rPr>
            </w:pPr>
            <w:r w:rsidRPr="001B5D7F">
              <w:rPr>
                <w:rFonts w:ascii="Arial" w:eastAsia="Times New Roman" w:hAnsi="Arial" w:cs="Arial"/>
                <w:color w:val="333333"/>
                <w:lang w:val="es-ES" w:eastAsia="es-ES"/>
              </w:rPr>
              <w:t>8776 (7.28%)</w:t>
            </w:r>
          </w:p>
        </w:tc>
        <w:tc>
          <w:tcPr>
            <w:tcW w:w="0" w:type="auto"/>
            <w:hideMark/>
            <w:tcPrChange w:id="203" w:author="Jordi Real" w:date="2020-11-02T09:01:00Z">
              <w:tcPr>
                <w:tcW w:w="0" w:type="auto"/>
                <w:hideMark/>
              </w:tcPr>
            </w:tcPrChange>
          </w:tcPr>
          <w:p w:rsidR="001B5D7F" w:rsidRPr="001B5D7F" w:rsidRDefault="001B5D7F" w:rsidP="001B5D7F">
            <w:pPr>
              <w:jc w:val="center"/>
              <w:cnfStyle w:val="000000100000"/>
              <w:rPr>
                <w:rFonts w:ascii="Arial" w:eastAsia="Times New Roman" w:hAnsi="Arial" w:cs="Arial"/>
                <w:color w:val="333333"/>
                <w:lang w:val="es-ES" w:eastAsia="es-ES"/>
              </w:rPr>
            </w:pPr>
            <w:r w:rsidRPr="001B5D7F">
              <w:rPr>
                <w:rFonts w:ascii="Arial" w:eastAsia="Times New Roman" w:hAnsi="Arial" w:cs="Arial"/>
                <w:color w:val="333333"/>
                <w:lang w:val="es-ES" w:eastAsia="es-ES"/>
              </w:rPr>
              <w:t>67 (5.17%)</w:t>
            </w:r>
          </w:p>
        </w:tc>
        <w:tc>
          <w:tcPr>
            <w:tcW w:w="0" w:type="auto"/>
            <w:hideMark/>
            <w:tcPrChange w:id="204" w:author="Jordi Real" w:date="2020-11-02T09:01:00Z">
              <w:tcPr>
                <w:tcW w:w="0" w:type="auto"/>
                <w:hideMark/>
              </w:tcPr>
            </w:tcPrChange>
          </w:tcPr>
          <w:p w:rsidR="001B5D7F" w:rsidRPr="001B5D7F" w:rsidRDefault="001B5D7F" w:rsidP="001B5D7F">
            <w:pPr>
              <w:jc w:val="center"/>
              <w:cnfStyle w:val="000000100000"/>
              <w:rPr>
                <w:rFonts w:ascii="Arial" w:eastAsia="Times New Roman" w:hAnsi="Arial" w:cs="Arial"/>
                <w:color w:val="333333"/>
                <w:lang w:val="es-ES" w:eastAsia="es-ES"/>
              </w:rPr>
            </w:pPr>
            <w:r w:rsidRPr="001B5D7F">
              <w:rPr>
                <w:rFonts w:ascii="Arial" w:eastAsia="Times New Roman" w:hAnsi="Arial" w:cs="Arial"/>
                <w:color w:val="333333"/>
                <w:lang w:val="es-ES" w:eastAsia="es-ES"/>
              </w:rPr>
              <w:t>3194 (11.1%)</w:t>
            </w:r>
          </w:p>
        </w:tc>
        <w:tc>
          <w:tcPr>
            <w:tcW w:w="0" w:type="auto"/>
            <w:hideMark/>
            <w:tcPrChange w:id="205" w:author="Jordi Real" w:date="2020-11-02T09:01:00Z">
              <w:tcPr>
                <w:tcW w:w="0" w:type="auto"/>
                <w:hideMark/>
              </w:tcPr>
            </w:tcPrChange>
          </w:tcPr>
          <w:p w:rsidR="001B5D7F" w:rsidRPr="001B5D7F" w:rsidRDefault="001B5D7F" w:rsidP="001B5D7F">
            <w:pPr>
              <w:jc w:val="center"/>
              <w:cnfStyle w:val="000000100000"/>
              <w:rPr>
                <w:rFonts w:ascii="Arial" w:eastAsia="Times New Roman" w:hAnsi="Arial" w:cs="Arial"/>
                <w:color w:val="333333"/>
                <w:lang w:val="es-ES" w:eastAsia="es-ES"/>
              </w:rPr>
            </w:pPr>
            <w:r w:rsidRPr="001B5D7F">
              <w:rPr>
                <w:rFonts w:ascii="Arial" w:eastAsia="Times New Roman" w:hAnsi="Arial" w:cs="Arial"/>
                <w:color w:val="333333"/>
                <w:lang w:val="es-ES" w:eastAsia="es-ES"/>
              </w:rPr>
              <w:t>1280 (10.2%)</w:t>
            </w:r>
          </w:p>
        </w:tc>
        <w:tc>
          <w:tcPr>
            <w:tcW w:w="0" w:type="auto"/>
            <w:hideMark/>
            <w:tcPrChange w:id="206" w:author="Jordi Real" w:date="2020-11-02T09:01:00Z">
              <w:tcPr>
                <w:tcW w:w="0" w:type="auto"/>
                <w:hideMark/>
              </w:tcPr>
            </w:tcPrChange>
          </w:tcPr>
          <w:p w:rsidR="001B5D7F" w:rsidRPr="001B5D7F" w:rsidRDefault="001B5D7F" w:rsidP="001B5D7F">
            <w:pPr>
              <w:jc w:val="center"/>
              <w:cnfStyle w:val="000000100000"/>
              <w:rPr>
                <w:rFonts w:ascii="Arial" w:eastAsia="Times New Roman" w:hAnsi="Arial" w:cs="Arial"/>
                <w:color w:val="333333"/>
                <w:lang w:val="es-ES" w:eastAsia="es-ES"/>
              </w:rPr>
            </w:pPr>
            <w:r w:rsidRPr="001B5D7F">
              <w:rPr>
                <w:rFonts w:ascii="Arial" w:eastAsia="Times New Roman" w:hAnsi="Arial" w:cs="Arial"/>
                <w:color w:val="333333"/>
                <w:lang w:val="es-ES" w:eastAsia="es-ES"/>
              </w:rPr>
              <w:t>1255 (7.90%)</w:t>
            </w:r>
          </w:p>
        </w:tc>
        <w:tc>
          <w:tcPr>
            <w:tcW w:w="0" w:type="auto"/>
            <w:hideMark/>
            <w:tcPrChange w:id="207" w:author="Jordi Real" w:date="2020-11-02T09:01:00Z">
              <w:tcPr>
                <w:tcW w:w="0" w:type="auto"/>
                <w:hideMark/>
              </w:tcPr>
            </w:tcPrChange>
          </w:tcPr>
          <w:p w:rsidR="001B5D7F" w:rsidRPr="001B5D7F" w:rsidRDefault="001B5D7F" w:rsidP="001B5D7F">
            <w:pPr>
              <w:jc w:val="center"/>
              <w:cnfStyle w:val="000000100000"/>
              <w:rPr>
                <w:rFonts w:ascii="Arial" w:eastAsia="Times New Roman" w:hAnsi="Arial" w:cs="Arial"/>
                <w:color w:val="333333"/>
                <w:lang w:val="es-ES" w:eastAsia="es-ES"/>
              </w:rPr>
            </w:pPr>
            <w:r w:rsidRPr="001B5D7F">
              <w:rPr>
                <w:rFonts w:ascii="Arial" w:eastAsia="Times New Roman" w:hAnsi="Arial" w:cs="Arial"/>
                <w:color w:val="333333"/>
                <w:lang w:val="es-ES" w:eastAsia="es-ES"/>
              </w:rPr>
              <w:t>2980 (4.80%)</w:t>
            </w:r>
          </w:p>
        </w:tc>
        <w:tc>
          <w:tcPr>
            <w:tcW w:w="0" w:type="auto"/>
            <w:hideMark/>
            <w:tcPrChange w:id="208" w:author="Jordi Real" w:date="2020-11-02T09:01:00Z">
              <w:tcPr>
                <w:tcW w:w="0" w:type="auto"/>
                <w:hideMark/>
              </w:tcPr>
            </w:tcPrChange>
          </w:tcPr>
          <w:p w:rsidR="001B5D7F" w:rsidRPr="001B5D7F" w:rsidRDefault="001B5D7F" w:rsidP="001B5D7F">
            <w:pPr>
              <w:jc w:val="center"/>
              <w:cnfStyle w:val="000000100000"/>
              <w:rPr>
                <w:rFonts w:ascii="Arial" w:eastAsia="Times New Roman" w:hAnsi="Arial" w:cs="Arial"/>
                <w:color w:val="333333"/>
                <w:lang w:val="es-ES" w:eastAsia="es-ES"/>
              </w:rPr>
            </w:pPr>
            <w:r w:rsidRPr="001B5D7F">
              <w:rPr>
                <w:rFonts w:ascii="Arial" w:eastAsia="Times New Roman" w:hAnsi="Arial" w:cs="Arial"/>
                <w:color w:val="333333"/>
                <w:lang w:val="es-ES" w:eastAsia="es-ES"/>
              </w:rPr>
              <w:t>11561 (8.42%)</w:t>
            </w:r>
          </w:p>
        </w:tc>
        <w:tc>
          <w:tcPr>
            <w:tcW w:w="0" w:type="auto"/>
            <w:hideMark/>
            <w:tcPrChange w:id="209" w:author="Jordi Real" w:date="2020-11-02T09:01:00Z">
              <w:tcPr>
                <w:tcW w:w="0" w:type="auto"/>
                <w:hideMark/>
              </w:tcPr>
            </w:tcPrChange>
          </w:tcPr>
          <w:p w:rsidR="001B5D7F" w:rsidRPr="001B5D7F" w:rsidRDefault="001B5D7F" w:rsidP="001B5D7F">
            <w:pPr>
              <w:jc w:val="center"/>
              <w:cnfStyle w:val="000000100000"/>
              <w:rPr>
                <w:rFonts w:ascii="Arial" w:eastAsia="Times New Roman" w:hAnsi="Arial" w:cs="Arial"/>
                <w:color w:val="333333"/>
                <w:lang w:val="es-ES" w:eastAsia="es-ES"/>
              </w:rPr>
            </w:pPr>
            <w:r w:rsidRPr="001B5D7F">
              <w:rPr>
                <w:rFonts w:ascii="Arial" w:eastAsia="Times New Roman" w:hAnsi="Arial" w:cs="Arial"/>
                <w:color w:val="333333"/>
                <w:lang w:val="es-ES" w:eastAsia="es-ES"/>
              </w:rPr>
              <w:t>134 (7.64%)</w:t>
            </w:r>
          </w:p>
        </w:tc>
        <w:tc>
          <w:tcPr>
            <w:tcW w:w="0" w:type="auto"/>
            <w:hideMark/>
            <w:tcPrChange w:id="210" w:author="Jordi Real" w:date="2020-11-02T09:01:00Z">
              <w:tcPr>
                <w:tcW w:w="0" w:type="auto"/>
                <w:hideMark/>
              </w:tcPr>
            </w:tcPrChange>
          </w:tcPr>
          <w:p w:rsidR="001B5D7F" w:rsidRPr="001B5D7F" w:rsidRDefault="001B5D7F" w:rsidP="001B5D7F">
            <w:pPr>
              <w:jc w:val="center"/>
              <w:cnfStyle w:val="000000100000"/>
              <w:rPr>
                <w:rFonts w:ascii="Arial" w:eastAsia="Times New Roman" w:hAnsi="Arial" w:cs="Arial"/>
                <w:color w:val="333333"/>
                <w:lang w:val="es-ES" w:eastAsia="es-ES"/>
              </w:rPr>
            </w:pPr>
            <w:r w:rsidRPr="001B5D7F">
              <w:rPr>
                <w:rFonts w:ascii="Arial" w:eastAsia="Times New Roman" w:hAnsi="Arial" w:cs="Arial"/>
                <w:color w:val="333333"/>
                <w:lang w:val="es-ES" w:eastAsia="es-ES"/>
              </w:rPr>
              <w:t>2970 (10.2%)</w:t>
            </w:r>
          </w:p>
        </w:tc>
        <w:tc>
          <w:tcPr>
            <w:tcW w:w="0" w:type="auto"/>
            <w:hideMark/>
            <w:tcPrChange w:id="211" w:author="Jordi Real" w:date="2020-11-02T09:01:00Z">
              <w:tcPr>
                <w:tcW w:w="0" w:type="auto"/>
                <w:hideMark/>
              </w:tcPr>
            </w:tcPrChange>
          </w:tcPr>
          <w:p w:rsidR="001B5D7F" w:rsidRPr="001B5D7F" w:rsidRDefault="001B5D7F" w:rsidP="001B5D7F">
            <w:pPr>
              <w:jc w:val="center"/>
              <w:cnfStyle w:val="000000100000"/>
              <w:rPr>
                <w:rFonts w:ascii="Arial" w:eastAsia="Times New Roman" w:hAnsi="Arial" w:cs="Arial"/>
                <w:color w:val="333333"/>
                <w:lang w:val="es-ES" w:eastAsia="es-ES"/>
              </w:rPr>
            </w:pPr>
            <w:r w:rsidRPr="001B5D7F">
              <w:rPr>
                <w:rFonts w:ascii="Arial" w:eastAsia="Times New Roman" w:hAnsi="Arial" w:cs="Arial"/>
                <w:color w:val="333333"/>
                <w:lang w:val="es-ES" w:eastAsia="es-ES"/>
              </w:rPr>
              <w:t>3232 (10.1%)</w:t>
            </w:r>
          </w:p>
        </w:tc>
        <w:tc>
          <w:tcPr>
            <w:tcW w:w="0" w:type="auto"/>
            <w:hideMark/>
            <w:tcPrChange w:id="212" w:author="Jordi Real" w:date="2020-11-02T09:01:00Z">
              <w:tcPr>
                <w:tcW w:w="0" w:type="auto"/>
                <w:hideMark/>
              </w:tcPr>
            </w:tcPrChange>
          </w:tcPr>
          <w:p w:rsidR="001B5D7F" w:rsidRPr="001B5D7F" w:rsidRDefault="001B5D7F" w:rsidP="001B5D7F">
            <w:pPr>
              <w:jc w:val="center"/>
              <w:cnfStyle w:val="000000100000"/>
              <w:rPr>
                <w:rFonts w:ascii="Arial" w:eastAsia="Times New Roman" w:hAnsi="Arial" w:cs="Arial"/>
                <w:color w:val="333333"/>
                <w:lang w:val="es-ES" w:eastAsia="es-ES"/>
              </w:rPr>
            </w:pPr>
            <w:r w:rsidRPr="001B5D7F">
              <w:rPr>
                <w:rFonts w:ascii="Arial" w:eastAsia="Times New Roman" w:hAnsi="Arial" w:cs="Arial"/>
                <w:color w:val="333333"/>
                <w:lang w:val="es-ES" w:eastAsia="es-ES"/>
              </w:rPr>
              <w:t>2984 (8.55%)</w:t>
            </w:r>
          </w:p>
        </w:tc>
        <w:tc>
          <w:tcPr>
            <w:tcW w:w="1116" w:type="dxa"/>
            <w:hideMark/>
            <w:tcPrChange w:id="213" w:author="Jordi Real" w:date="2020-11-02T09:01:00Z">
              <w:tcPr>
                <w:tcW w:w="1116" w:type="dxa"/>
                <w:hideMark/>
              </w:tcPr>
            </w:tcPrChange>
          </w:tcPr>
          <w:p w:rsidR="001B5D7F" w:rsidRPr="001B5D7F" w:rsidRDefault="001B5D7F" w:rsidP="001B5D7F">
            <w:pPr>
              <w:jc w:val="center"/>
              <w:cnfStyle w:val="000000100000"/>
              <w:rPr>
                <w:rFonts w:ascii="Arial" w:eastAsia="Times New Roman" w:hAnsi="Arial" w:cs="Arial"/>
                <w:color w:val="333333"/>
                <w:lang w:val="es-ES" w:eastAsia="es-ES"/>
              </w:rPr>
            </w:pPr>
            <w:r w:rsidRPr="001B5D7F">
              <w:rPr>
                <w:rFonts w:ascii="Arial" w:eastAsia="Times New Roman" w:hAnsi="Arial" w:cs="Arial"/>
                <w:color w:val="333333"/>
                <w:lang w:val="es-ES" w:eastAsia="es-ES"/>
              </w:rPr>
              <w:t>2241 (5.64%)</w:t>
            </w:r>
          </w:p>
        </w:tc>
      </w:tr>
      <w:tr w:rsidR="001B5D7F" w:rsidRPr="001B5D7F" w:rsidTr="00BB2C77">
        <w:trPr>
          <w:trHeight w:val="297"/>
          <w:trPrChange w:id="214" w:author="Jordi Real" w:date="2020-11-02T09:01:00Z">
            <w:trPr>
              <w:trHeight w:val="297"/>
            </w:trPr>
          </w:trPrChange>
        </w:trPr>
        <w:tc>
          <w:tcPr>
            <w:cnfStyle w:val="001000000000"/>
            <w:tcW w:w="0" w:type="auto"/>
            <w:hideMark/>
            <w:tcPrChange w:id="215" w:author="Jordi Real" w:date="2020-11-02T09:01:00Z">
              <w:tcPr>
                <w:tcW w:w="0" w:type="auto"/>
                <w:hideMark/>
              </w:tcPr>
            </w:tcPrChange>
          </w:tcPr>
          <w:p w:rsidR="001B5D7F" w:rsidRPr="001B5D7F" w:rsidRDefault="001B5D7F" w:rsidP="001B5D7F">
            <w:pPr>
              <w:rPr>
                <w:rFonts w:ascii="Arial" w:eastAsia="Times New Roman" w:hAnsi="Arial" w:cs="Arial"/>
                <w:color w:val="333333"/>
                <w:lang w:val="es-ES" w:eastAsia="es-ES"/>
              </w:rPr>
            </w:pPr>
            <w:r w:rsidRPr="001B5D7F">
              <w:rPr>
                <w:rFonts w:ascii="Arial" w:eastAsia="Times New Roman" w:hAnsi="Arial" w:cs="Arial"/>
                <w:color w:val="333333"/>
                <w:lang w:val="es-ES" w:eastAsia="es-ES"/>
              </w:rPr>
              <w:t>MI</w:t>
            </w:r>
          </w:p>
        </w:tc>
        <w:tc>
          <w:tcPr>
            <w:tcW w:w="0" w:type="auto"/>
            <w:hideMark/>
            <w:tcPrChange w:id="216" w:author="Jordi Real" w:date="2020-11-02T09:01:00Z">
              <w:tcPr>
                <w:tcW w:w="0" w:type="auto"/>
                <w:hideMark/>
              </w:tcPr>
            </w:tcPrChange>
          </w:tcPr>
          <w:p w:rsidR="001B5D7F" w:rsidRPr="001B5D7F" w:rsidRDefault="001B5D7F" w:rsidP="001B5D7F">
            <w:pPr>
              <w:jc w:val="center"/>
              <w:cnfStyle w:val="000000000000"/>
              <w:rPr>
                <w:rFonts w:ascii="Arial" w:eastAsia="Times New Roman" w:hAnsi="Arial" w:cs="Arial"/>
                <w:color w:val="333333"/>
                <w:lang w:val="es-ES" w:eastAsia="es-ES"/>
              </w:rPr>
            </w:pPr>
            <w:r w:rsidRPr="001B5D7F">
              <w:rPr>
                <w:rFonts w:ascii="Arial" w:eastAsia="Times New Roman" w:hAnsi="Arial" w:cs="Arial"/>
                <w:color w:val="333333"/>
                <w:lang w:val="es-ES" w:eastAsia="es-ES"/>
              </w:rPr>
              <w:t>8103 (6.72%)</w:t>
            </w:r>
          </w:p>
        </w:tc>
        <w:tc>
          <w:tcPr>
            <w:tcW w:w="0" w:type="auto"/>
            <w:hideMark/>
            <w:tcPrChange w:id="217" w:author="Jordi Real" w:date="2020-11-02T09:01:00Z">
              <w:tcPr>
                <w:tcW w:w="0" w:type="auto"/>
                <w:hideMark/>
              </w:tcPr>
            </w:tcPrChange>
          </w:tcPr>
          <w:p w:rsidR="001B5D7F" w:rsidRPr="001B5D7F" w:rsidRDefault="001B5D7F" w:rsidP="001B5D7F">
            <w:pPr>
              <w:jc w:val="center"/>
              <w:cnfStyle w:val="000000000000"/>
              <w:rPr>
                <w:rFonts w:ascii="Arial" w:eastAsia="Times New Roman" w:hAnsi="Arial" w:cs="Arial"/>
                <w:color w:val="333333"/>
                <w:lang w:val="es-ES" w:eastAsia="es-ES"/>
              </w:rPr>
            </w:pPr>
            <w:r w:rsidRPr="001B5D7F">
              <w:rPr>
                <w:rFonts w:ascii="Arial" w:eastAsia="Times New Roman" w:hAnsi="Arial" w:cs="Arial"/>
                <w:color w:val="333333"/>
                <w:lang w:val="es-ES" w:eastAsia="es-ES"/>
              </w:rPr>
              <w:t>129 (9.95%)</w:t>
            </w:r>
          </w:p>
        </w:tc>
        <w:tc>
          <w:tcPr>
            <w:tcW w:w="0" w:type="auto"/>
            <w:hideMark/>
            <w:tcPrChange w:id="218" w:author="Jordi Real" w:date="2020-11-02T09:01:00Z">
              <w:tcPr>
                <w:tcW w:w="0" w:type="auto"/>
                <w:hideMark/>
              </w:tcPr>
            </w:tcPrChange>
          </w:tcPr>
          <w:p w:rsidR="001B5D7F" w:rsidRPr="001B5D7F" w:rsidRDefault="001B5D7F" w:rsidP="001B5D7F">
            <w:pPr>
              <w:jc w:val="center"/>
              <w:cnfStyle w:val="000000000000"/>
              <w:rPr>
                <w:rFonts w:ascii="Arial" w:eastAsia="Times New Roman" w:hAnsi="Arial" w:cs="Arial"/>
                <w:color w:val="333333"/>
                <w:lang w:val="es-ES" w:eastAsia="es-ES"/>
              </w:rPr>
            </w:pPr>
            <w:r w:rsidRPr="001B5D7F">
              <w:rPr>
                <w:rFonts w:ascii="Arial" w:eastAsia="Times New Roman" w:hAnsi="Arial" w:cs="Arial"/>
                <w:color w:val="333333"/>
                <w:lang w:val="es-ES" w:eastAsia="es-ES"/>
              </w:rPr>
              <w:t>2950 (10.3%)</w:t>
            </w:r>
          </w:p>
        </w:tc>
        <w:tc>
          <w:tcPr>
            <w:tcW w:w="0" w:type="auto"/>
            <w:hideMark/>
            <w:tcPrChange w:id="219" w:author="Jordi Real" w:date="2020-11-02T09:01:00Z">
              <w:tcPr>
                <w:tcW w:w="0" w:type="auto"/>
                <w:hideMark/>
              </w:tcPr>
            </w:tcPrChange>
          </w:tcPr>
          <w:p w:rsidR="001B5D7F" w:rsidRPr="001B5D7F" w:rsidRDefault="001B5D7F" w:rsidP="001B5D7F">
            <w:pPr>
              <w:jc w:val="center"/>
              <w:cnfStyle w:val="000000000000"/>
              <w:rPr>
                <w:rFonts w:ascii="Arial" w:eastAsia="Times New Roman" w:hAnsi="Arial" w:cs="Arial"/>
                <w:color w:val="333333"/>
                <w:lang w:val="es-ES" w:eastAsia="es-ES"/>
              </w:rPr>
            </w:pPr>
            <w:r w:rsidRPr="001B5D7F">
              <w:rPr>
                <w:rFonts w:ascii="Arial" w:eastAsia="Times New Roman" w:hAnsi="Arial" w:cs="Arial"/>
                <w:color w:val="333333"/>
                <w:lang w:val="es-ES" w:eastAsia="es-ES"/>
              </w:rPr>
              <w:t>897 (7.15%)</w:t>
            </w:r>
          </w:p>
        </w:tc>
        <w:tc>
          <w:tcPr>
            <w:tcW w:w="0" w:type="auto"/>
            <w:hideMark/>
            <w:tcPrChange w:id="220" w:author="Jordi Real" w:date="2020-11-02T09:01:00Z">
              <w:tcPr>
                <w:tcW w:w="0" w:type="auto"/>
                <w:hideMark/>
              </w:tcPr>
            </w:tcPrChange>
          </w:tcPr>
          <w:p w:rsidR="001B5D7F" w:rsidRPr="001B5D7F" w:rsidRDefault="001B5D7F" w:rsidP="001B5D7F">
            <w:pPr>
              <w:jc w:val="center"/>
              <w:cnfStyle w:val="000000000000"/>
              <w:rPr>
                <w:rFonts w:ascii="Arial" w:eastAsia="Times New Roman" w:hAnsi="Arial" w:cs="Arial"/>
                <w:color w:val="333333"/>
                <w:lang w:val="es-ES" w:eastAsia="es-ES"/>
              </w:rPr>
            </w:pPr>
            <w:r w:rsidRPr="001B5D7F">
              <w:rPr>
                <w:rFonts w:ascii="Arial" w:eastAsia="Times New Roman" w:hAnsi="Arial" w:cs="Arial"/>
                <w:color w:val="333333"/>
                <w:lang w:val="es-ES" w:eastAsia="es-ES"/>
              </w:rPr>
              <w:t>1002 (6.31%)</w:t>
            </w:r>
          </w:p>
        </w:tc>
        <w:tc>
          <w:tcPr>
            <w:tcW w:w="0" w:type="auto"/>
            <w:hideMark/>
            <w:tcPrChange w:id="221" w:author="Jordi Real" w:date="2020-11-02T09:01:00Z">
              <w:tcPr>
                <w:tcW w:w="0" w:type="auto"/>
                <w:hideMark/>
              </w:tcPr>
            </w:tcPrChange>
          </w:tcPr>
          <w:p w:rsidR="001B5D7F" w:rsidRPr="001B5D7F" w:rsidRDefault="001B5D7F" w:rsidP="001B5D7F">
            <w:pPr>
              <w:jc w:val="center"/>
              <w:cnfStyle w:val="000000000000"/>
              <w:rPr>
                <w:rFonts w:ascii="Arial" w:eastAsia="Times New Roman" w:hAnsi="Arial" w:cs="Arial"/>
                <w:color w:val="333333"/>
                <w:lang w:val="es-ES" w:eastAsia="es-ES"/>
              </w:rPr>
            </w:pPr>
            <w:r w:rsidRPr="001B5D7F">
              <w:rPr>
                <w:rFonts w:ascii="Arial" w:eastAsia="Times New Roman" w:hAnsi="Arial" w:cs="Arial"/>
                <w:color w:val="333333"/>
                <w:lang w:val="es-ES" w:eastAsia="es-ES"/>
              </w:rPr>
              <w:t>3125 (5.03%)</w:t>
            </w:r>
          </w:p>
        </w:tc>
        <w:tc>
          <w:tcPr>
            <w:tcW w:w="0" w:type="auto"/>
            <w:hideMark/>
            <w:tcPrChange w:id="222" w:author="Jordi Real" w:date="2020-11-02T09:01:00Z">
              <w:tcPr>
                <w:tcW w:w="0" w:type="auto"/>
                <w:hideMark/>
              </w:tcPr>
            </w:tcPrChange>
          </w:tcPr>
          <w:p w:rsidR="001B5D7F" w:rsidRPr="002B7495" w:rsidRDefault="001B5D7F" w:rsidP="001B5D7F">
            <w:pPr>
              <w:jc w:val="center"/>
              <w:cnfStyle w:val="000000000000"/>
              <w:rPr>
                <w:rFonts w:ascii="Arial" w:eastAsia="Times New Roman" w:hAnsi="Arial" w:cs="Arial"/>
                <w:b/>
                <w:color w:val="333333"/>
                <w:lang w:val="es-ES" w:eastAsia="es-ES"/>
              </w:rPr>
            </w:pPr>
            <w:r w:rsidRPr="002B7495">
              <w:rPr>
                <w:rFonts w:ascii="Arial" w:eastAsia="Times New Roman" w:hAnsi="Arial" w:cs="Arial"/>
                <w:b/>
                <w:color w:val="333333"/>
                <w:lang w:val="es-ES" w:eastAsia="es-ES"/>
              </w:rPr>
              <w:t>19057 (13.9%)</w:t>
            </w:r>
          </w:p>
        </w:tc>
        <w:tc>
          <w:tcPr>
            <w:tcW w:w="0" w:type="auto"/>
            <w:hideMark/>
            <w:tcPrChange w:id="223" w:author="Jordi Real" w:date="2020-11-02T09:01:00Z">
              <w:tcPr>
                <w:tcW w:w="0" w:type="auto"/>
                <w:hideMark/>
              </w:tcPr>
            </w:tcPrChange>
          </w:tcPr>
          <w:p w:rsidR="001B5D7F" w:rsidRPr="002B7495" w:rsidRDefault="001B5D7F" w:rsidP="001B5D7F">
            <w:pPr>
              <w:jc w:val="center"/>
              <w:cnfStyle w:val="000000000000"/>
              <w:rPr>
                <w:rFonts w:ascii="Arial" w:eastAsia="Times New Roman" w:hAnsi="Arial" w:cs="Arial"/>
                <w:b/>
                <w:color w:val="333333"/>
                <w:lang w:val="es-ES" w:eastAsia="es-ES"/>
              </w:rPr>
            </w:pPr>
            <w:r w:rsidRPr="002B7495">
              <w:rPr>
                <w:rFonts w:ascii="Arial" w:eastAsia="Times New Roman" w:hAnsi="Arial" w:cs="Arial"/>
                <w:b/>
                <w:color w:val="333333"/>
                <w:lang w:val="es-ES" w:eastAsia="es-ES"/>
              </w:rPr>
              <w:t>396 (22.6%)</w:t>
            </w:r>
          </w:p>
        </w:tc>
        <w:tc>
          <w:tcPr>
            <w:tcW w:w="0" w:type="auto"/>
            <w:hideMark/>
            <w:tcPrChange w:id="224" w:author="Jordi Real" w:date="2020-11-02T09:01:00Z">
              <w:tcPr>
                <w:tcW w:w="0" w:type="auto"/>
                <w:hideMark/>
              </w:tcPr>
            </w:tcPrChange>
          </w:tcPr>
          <w:p w:rsidR="001B5D7F" w:rsidRPr="002B7495" w:rsidRDefault="001B5D7F" w:rsidP="001B5D7F">
            <w:pPr>
              <w:jc w:val="center"/>
              <w:cnfStyle w:val="000000000000"/>
              <w:rPr>
                <w:rFonts w:ascii="Arial" w:eastAsia="Times New Roman" w:hAnsi="Arial" w:cs="Arial"/>
                <w:b/>
                <w:color w:val="333333"/>
                <w:lang w:val="es-ES" w:eastAsia="es-ES"/>
              </w:rPr>
            </w:pPr>
            <w:r w:rsidRPr="002B7495">
              <w:rPr>
                <w:rFonts w:ascii="Arial" w:eastAsia="Times New Roman" w:hAnsi="Arial" w:cs="Arial"/>
                <w:b/>
                <w:color w:val="333333"/>
                <w:lang w:val="es-ES" w:eastAsia="es-ES"/>
              </w:rPr>
              <w:t>7287 (25.1%)</w:t>
            </w:r>
          </w:p>
        </w:tc>
        <w:tc>
          <w:tcPr>
            <w:tcW w:w="0" w:type="auto"/>
            <w:hideMark/>
            <w:tcPrChange w:id="225" w:author="Jordi Real" w:date="2020-11-02T09:01:00Z">
              <w:tcPr>
                <w:tcW w:w="0" w:type="auto"/>
                <w:hideMark/>
              </w:tcPr>
            </w:tcPrChange>
          </w:tcPr>
          <w:p w:rsidR="001B5D7F" w:rsidRPr="002B7495" w:rsidRDefault="001B5D7F" w:rsidP="001B5D7F">
            <w:pPr>
              <w:jc w:val="center"/>
              <w:cnfStyle w:val="000000000000"/>
              <w:rPr>
                <w:rFonts w:ascii="Arial" w:eastAsia="Times New Roman" w:hAnsi="Arial" w:cs="Arial"/>
                <w:b/>
                <w:color w:val="333333"/>
                <w:lang w:val="es-ES" w:eastAsia="es-ES"/>
              </w:rPr>
            </w:pPr>
            <w:r w:rsidRPr="002B7495">
              <w:rPr>
                <w:rFonts w:ascii="Arial" w:eastAsia="Times New Roman" w:hAnsi="Arial" w:cs="Arial"/>
                <w:b/>
                <w:color w:val="333333"/>
                <w:lang w:val="es-ES" w:eastAsia="es-ES"/>
              </w:rPr>
              <w:t>4903 (15.4%)</w:t>
            </w:r>
          </w:p>
        </w:tc>
        <w:tc>
          <w:tcPr>
            <w:tcW w:w="0" w:type="auto"/>
            <w:hideMark/>
            <w:tcPrChange w:id="226" w:author="Jordi Real" w:date="2020-11-02T09:01:00Z">
              <w:tcPr>
                <w:tcW w:w="0" w:type="auto"/>
                <w:hideMark/>
              </w:tcPr>
            </w:tcPrChange>
          </w:tcPr>
          <w:p w:rsidR="001B5D7F" w:rsidRPr="001B5D7F" w:rsidRDefault="001B5D7F" w:rsidP="001B5D7F">
            <w:pPr>
              <w:jc w:val="center"/>
              <w:cnfStyle w:val="000000000000"/>
              <w:rPr>
                <w:rFonts w:ascii="Arial" w:eastAsia="Times New Roman" w:hAnsi="Arial" w:cs="Arial"/>
                <w:color w:val="333333"/>
                <w:lang w:val="es-ES" w:eastAsia="es-ES"/>
              </w:rPr>
            </w:pPr>
            <w:r w:rsidRPr="001B5D7F">
              <w:rPr>
                <w:rFonts w:ascii="Arial" w:eastAsia="Times New Roman" w:hAnsi="Arial" w:cs="Arial"/>
                <w:color w:val="333333"/>
                <w:lang w:val="es-ES" w:eastAsia="es-ES"/>
              </w:rPr>
              <w:t>3601 (10.3%)</w:t>
            </w:r>
          </w:p>
        </w:tc>
        <w:tc>
          <w:tcPr>
            <w:tcW w:w="1116" w:type="dxa"/>
            <w:hideMark/>
            <w:tcPrChange w:id="227" w:author="Jordi Real" w:date="2020-11-02T09:01:00Z">
              <w:tcPr>
                <w:tcW w:w="1116" w:type="dxa"/>
                <w:hideMark/>
              </w:tcPr>
            </w:tcPrChange>
          </w:tcPr>
          <w:p w:rsidR="001B5D7F" w:rsidRPr="001B5D7F" w:rsidRDefault="001B5D7F" w:rsidP="001B5D7F">
            <w:pPr>
              <w:jc w:val="center"/>
              <w:cnfStyle w:val="000000000000"/>
              <w:rPr>
                <w:rFonts w:ascii="Arial" w:eastAsia="Times New Roman" w:hAnsi="Arial" w:cs="Arial"/>
                <w:color w:val="333333"/>
                <w:lang w:val="es-ES" w:eastAsia="es-ES"/>
              </w:rPr>
            </w:pPr>
            <w:r w:rsidRPr="001B5D7F">
              <w:rPr>
                <w:rFonts w:ascii="Arial" w:eastAsia="Times New Roman" w:hAnsi="Arial" w:cs="Arial"/>
                <w:color w:val="333333"/>
                <w:lang w:val="es-ES" w:eastAsia="es-ES"/>
              </w:rPr>
              <w:t>2870 (7.23%)</w:t>
            </w:r>
          </w:p>
        </w:tc>
      </w:tr>
      <w:tr w:rsidR="001B5D7F" w:rsidRPr="001B5D7F" w:rsidTr="00BB2C77">
        <w:trPr>
          <w:cnfStyle w:val="000000100000"/>
          <w:trHeight w:val="286"/>
          <w:trPrChange w:id="228" w:author="Jordi Real" w:date="2020-11-02T09:01:00Z">
            <w:trPr>
              <w:trHeight w:val="286"/>
            </w:trPr>
          </w:trPrChange>
        </w:trPr>
        <w:tc>
          <w:tcPr>
            <w:cnfStyle w:val="001000000000"/>
            <w:tcW w:w="0" w:type="auto"/>
            <w:hideMark/>
            <w:tcPrChange w:id="229" w:author="Jordi Real" w:date="2020-11-02T09:01:00Z">
              <w:tcPr>
                <w:tcW w:w="0" w:type="auto"/>
                <w:hideMark/>
              </w:tcPr>
            </w:tcPrChange>
          </w:tcPr>
          <w:p w:rsidR="001B5D7F" w:rsidRPr="001B5D7F" w:rsidRDefault="001B5D7F" w:rsidP="001B5D7F">
            <w:pPr>
              <w:cnfStyle w:val="001000100000"/>
              <w:rPr>
                <w:rFonts w:ascii="Arial" w:eastAsia="Times New Roman" w:hAnsi="Arial" w:cs="Arial"/>
                <w:color w:val="333333"/>
                <w:lang w:val="es-ES" w:eastAsia="es-ES"/>
              </w:rPr>
            </w:pPr>
            <w:r w:rsidRPr="001B5D7F">
              <w:rPr>
                <w:rFonts w:ascii="Arial" w:eastAsia="Times New Roman" w:hAnsi="Arial" w:cs="Arial"/>
                <w:color w:val="333333"/>
                <w:lang w:val="es-ES" w:eastAsia="es-ES"/>
              </w:rPr>
              <w:t>CORONARY-REV</w:t>
            </w:r>
          </w:p>
        </w:tc>
        <w:tc>
          <w:tcPr>
            <w:tcW w:w="0" w:type="auto"/>
            <w:hideMark/>
            <w:tcPrChange w:id="230" w:author="Jordi Real" w:date="2020-11-02T09:01:00Z">
              <w:tcPr>
                <w:tcW w:w="0" w:type="auto"/>
                <w:hideMark/>
              </w:tcPr>
            </w:tcPrChange>
          </w:tcPr>
          <w:p w:rsidR="001B5D7F" w:rsidRPr="001B5D7F" w:rsidRDefault="001B5D7F" w:rsidP="001B5D7F">
            <w:pPr>
              <w:jc w:val="center"/>
              <w:cnfStyle w:val="000000100000"/>
              <w:rPr>
                <w:rFonts w:ascii="Arial" w:eastAsia="Times New Roman" w:hAnsi="Arial" w:cs="Arial"/>
                <w:color w:val="333333"/>
                <w:lang w:val="es-ES" w:eastAsia="es-ES"/>
              </w:rPr>
            </w:pPr>
            <w:r w:rsidRPr="001B5D7F">
              <w:rPr>
                <w:rFonts w:ascii="Arial" w:eastAsia="Times New Roman" w:hAnsi="Arial" w:cs="Arial"/>
                <w:color w:val="333333"/>
                <w:lang w:val="es-ES" w:eastAsia="es-ES"/>
              </w:rPr>
              <w:t>170 (0.14%)</w:t>
            </w:r>
          </w:p>
        </w:tc>
        <w:tc>
          <w:tcPr>
            <w:tcW w:w="0" w:type="auto"/>
            <w:hideMark/>
            <w:tcPrChange w:id="231" w:author="Jordi Real" w:date="2020-11-02T09:01:00Z">
              <w:tcPr>
                <w:tcW w:w="0" w:type="auto"/>
                <w:hideMark/>
              </w:tcPr>
            </w:tcPrChange>
          </w:tcPr>
          <w:p w:rsidR="001B5D7F" w:rsidRPr="001B5D7F" w:rsidRDefault="001B5D7F" w:rsidP="001B5D7F">
            <w:pPr>
              <w:jc w:val="center"/>
              <w:cnfStyle w:val="000000100000"/>
              <w:rPr>
                <w:rFonts w:ascii="Arial" w:eastAsia="Times New Roman" w:hAnsi="Arial" w:cs="Arial"/>
                <w:color w:val="333333"/>
                <w:lang w:val="es-ES" w:eastAsia="es-ES"/>
              </w:rPr>
            </w:pPr>
            <w:r w:rsidRPr="001B5D7F">
              <w:rPr>
                <w:rFonts w:ascii="Arial" w:eastAsia="Times New Roman" w:hAnsi="Arial" w:cs="Arial"/>
                <w:color w:val="333333"/>
                <w:lang w:val="es-ES" w:eastAsia="es-ES"/>
              </w:rPr>
              <w:t>8 (0.62%)</w:t>
            </w:r>
          </w:p>
        </w:tc>
        <w:tc>
          <w:tcPr>
            <w:tcW w:w="0" w:type="auto"/>
            <w:hideMark/>
            <w:tcPrChange w:id="232" w:author="Jordi Real" w:date="2020-11-02T09:01:00Z">
              <w:tcPr>
                <w:tcW w:w="0" w:type="auto"/>
                <w:hideMark/>
              </w:tcPr>
            </w:tcPrChange>
          </w:tcPr>
          <w:p w:rsidR="001B5D7F" w:rsidRPr="001B5D7F" w:rsidRDefault="001B5D7F" w:rsidP="001B5D7F">
            <w:pPr>
              <w:jc w:val="center"/>
              <w:cnfStyle w:val="000000100000"/>
              <w:rPr>
                <w:rFonts w:ascii="Arial" w:eastAsia="Times New Roman" w:hAnsi="Arial" w:cs="Arial"/>
                <w:color w:val="333333"/>
                <w:lang w:val="es-ES" w:eastAsia="es-ES"/>
              </w:rPr>
            </w:pPr>
            <w:r w:rsidRPr="001B5D7F">
              <w:rPr>
                <w:rFonts w:ascii="Arial" w:eastAsia="Times New Roman" w:hAnsi="Arial" w:cs="Arial"/>
                <w:color w:val="333333"/>
                <w:lang w:val="es-ES" w:eastAsia="es-ES"/>
              </w:rPr>
              <w:t>55 (0.19%)</w:t>
            </w:r>
          </w:p>
        </w:tc>
        <w:tc>
          <w:tcPr>
            <w:tcW w:w="0" w:type="auto"/>
            <w:hideMark/>
            <w:tcPrChange w:id="233" w:author="Jordi Real" w:date="2020-11-02T09:01:00Z">
              <w:tcPr>
                <w:tcW w:w="0" w:type="auto"/>
                <w:hideMark/>
              </w:tcPr>
            </w:tcPrChange>
          </w:tcPr>
          <w:p w:rsidR="001B5D7F" w:rsidRPr="001B5D7F" w:rsidRDefault="001B5D7F" w:rsidP="001B5D7F">
            <w:pPr>
              <w:jc w:val="center"/>
              <w:cnfStyle w:val="000000100000"/>
              <w:rPr>
                <w:rFonts w:ascii="Arial" w:eastAsia="Times New Roman" w:hAnsi="Arial" w:cs="Arial"/>
                <w:color w:val="333333"/>
                <w:lang w:val="es-ES" w:eastAsia="es-ES"/>
              </w:rPr>
            </w:pPr>
            <w:r w:rsidRPr="001B5D7F">
              <w:rPr>
                <w:rFonts w:ascii="Arial" w:eastAsia="Times New Roman" w:hAnsi="Arial" w:cs="Arial"/>
                <w:color w:val="333333"/>
                <w:lang w:val="es-ES" w:eastAsia="es-ES"/>
              </w:rPr>
              <w:t>20 (0.16%)</w:t>
            </w:r>
          </w:p>
        </w:tc>
        <w:tc>
          <w:tcPr>
            <w:tcW w:w="0" w:type="auto"/>
            <w:hideMark/>
            <w:tcPrChange w:id="234" w:author="Jordi Real" w:date="2020-11-02T09:01:00Z">
              <w:tcPr>
                <w:tcW w:w="0" w:type="auto"/>
                <w:hideMark/>
              </w:tcPr>
            </w:tcPrChange>
          </w:tcPr>
          <w:p w:rsidR="001B5D7F" w:rsidRPr="001B5D7F" w:rsidRDefault="001B5D7F" w:rsidP="001B5D7F">
            <w:pPr>
              <w:jc w:val="center"/>
              <w:cnfStyle w:val="000000100000"/>
              <w:rPr>
                <w:rFonts w:ascii="Arial" w:eastAsia="Times New Roman" w:hAnsi="Arial" w:cs="Arial"/>
                <w:color w:val="333333"/>
                <w:lang w:val="es-ES" w:eastAsia="es-ES"/>
              </w:rPr>
            </w:pPr>
            <w:r w:rsidRPr="001B5D7F">
              <w:rPr>
                <w:rFonts w:ascii="Arial" w:eastAsia="Times New Roman" w:hAnsi="Arial" w:cs="Arial"/>
                <w:color w:val="333333"/>
                <w:lang w:val="es-ES" w:eastAsia="es-ES"/>
              </w:rPr>
              <w:t>18 (0.11%)</w:t>
            </w:r>
          </w:p>
        </w:tc>
        <w:tc>
          <w:tcPr>
            <w:tcW w:w="0" w:type="auto"/>
            <w:hideMark/>
            <w:tcPrChange w:id="235" w:author="Jordi Real" w:date="2020-11-02T09:01:00Z">
              <w:tcPr>
                <w:tcW w:w="0" w:type="auto"/>
                <w:hideMark/>
              </w:tcPr>
            </w:tcPrChange>
          </w:tcPr>
          <w:p w:rsidR="001B5D7F" w:rsidRPr="001B5D7F" w:rsidRDefault="001B5D7F" w:rsidP="001B5D7F">
            <w:pPr>
              <w:jc w:val="center"/>
              <w:cnfStyle w:val="000000100000"/>
              <w:rPr>
                <w:rFonts w:ascii="Arial" w:eastAsia="Times New Roman" w:hAnsi="Arial" w:cs="Arial"/>
                <w:color w:val="333333"/>
                <w:lang w:val="es-ES" w:eastAsia="es-ES"/>
              </w:rPr>
            </w:pPr>
            <w:r w:rsidRPr="001B5D7F">
              <w:rPr>
                <w:rFonts w:ascii="Arial" w:eastAsia="Times New Roman" w:hAnsi="Arial" w:cs="Arial"/>
                <w:color w:val="333333"/>
                <w:lang w:val="es-ES" w:eastAsia="es-ES"/>
              </w:rPr>
              <w:t>69 (0.11%)</w:t>
            </w:r>
          </w:p>
        </w:tc>
        <w:tc>
          <w:tcPr>
            <w:tcW w:w="0" w:type="auto"/>
            <w:hideMark/>
            <w:tcPrChange w:id="236" w:author="Jordi Real" w:date="2020-11-02T09:01:00Z">
              <w:tcPr>
                <w:tcW w:w="0" w:type="auto"/>
                <w:hideMark/>
              </w:tcPr>
            </w:tcPrChange>
          </w:tcPr>
          <w:p w:rsidR="001B5D7F" w:rsidRPr="001B5D7F" w:rsidRDefault="001B5D7F" w:rsidP="001B5D7F">
            <w:pPr>
              <w:jc w:val="center"/>
              <w:cnfStyle w:val="000000100000"/>
              <w:rPr>
                <w:rFonts w:ascii="Arial" w:eastAsia="Times New Roman" w:hAnsi="Arial" w:cs="Arial"/>
                <w:color w:val="333333"/>
                <w:lang w:val="es-ES" w:eastAsia="es-ES"/>
              </w:rPr>
            </w:pPr>
            <w:r w:rsidRPr="001B5D7F">
              <w:rPr>
                <w:rFonts w:ascii="Arial" w:eastAsia="Times New Roman" w:hAnsi="Arial" w:cs="Arial"/>
                <w:color w:val="333333"/>
                <w:lang w:val="es-ES" w:eastAsia="es-ES"/>
              </w:rPr>
              <w:t>371 (0.27%)</w:t>
            </w:r>
          </w:p>
        </w:tc>
        <w:tc>
          <w:tcPr>
            <w:tcW w:w="0" w:type="auto"/>
            <w:hideMark/>
            <w:tcPrChange w:id="237" w:author="Jordi Real" w:date="2020-11-02T09:01:00Z">
              <w:tcPr>
                <w:tcW w:w="0" w:type="auto"/>
                <w:hideMark/>
              </w:tcPr>
            </w:tcPrChange>
          </w:tcPr>
          <w:p w:rsidR="001B5D7F" w:rsidRPr="001B5D7F" w:rsidRDefault="001B5D7F" w:rsidP="001B5D7F">
            <w:pPr>
              <w:jc w:val="center"/>
              <w:cnfStyle w:val="000000100000"/>
              <w:rPr>
                <w:rFonts w:ascii="Arial" w:eastAsia="Times New Roman" w:hAnsi="Arial" w:cs="Arial"/>
                <w:color w:val="333333"/>
                <w:lang w:val="es-ES" w:eastAsia="es-ES"/>
              </w:rPr>
            </w:pPr>
            <w:r w:rsidRPr="001B5D7F">
              <w:rPr>
                <w:rFonts w:ascii="Arial" w:eastAsia="Times New Roman" w:hAnsi="Arial" w:cs="Arial"/>
                <w:color w:val="333333"/>
                <w:lang w:val="es-ES" w:eastAsia="es-ES"/>
              </w:rPr>
              <w:t>4 (0.23%)</w:t>
            </w:r>
          </w:p>
        </w:tc>
        <w:tc>
          <w:tcPr>
            <w:tcW w:w="0" w:type="auto"/>
            <w:hideMark/>
            <w:tcPrChange w:id="238" w:author="Jordi Real" w:date="2020-11-02T09:01:00Z">
              <w:tcPr>
                <w:tcW w:w="0" w:type="auto"/>
                <w:hideMark/>
              </w:tcPr>
            </w:tcPrChange>
          </w:tcPr>
          <w:p w:rsidR="001B5D7F" w:rsidRPr="001B5D7F" w:rsidRDefault="001B5D7F" w:rsidP="001B5D7F">
            <w:pPr>
              <w:jc w:val="center"/>
              <w:cnfStyle w:val="000000100000"/>
              <w:rPr>
                <w:rFonts w:ascii="Arial" w:eastAsia="Times New Roman" w:hAnsi="Arial" w:cs="Arial"/>
                <w:color w:val="333333"/>
                <w:lang w:val="es-ES" w:eastAsia="es-ES"/>
              </w:rPr>
            </w:pPr>
            <w:r w:rsidRPr="001B5D7F">
              <w:rPr>
                <w:rFonts w:ascii="Arial" w:eastAsia="Times New Roman" w:hAnsi="Arial" w:cs="Arial"/>
                <w:color w:val="333333"/>
                <w:lang w:val="es-ES" w:eastAsia="es-ES"/>
              </w:rPr>
              <w:t>46 (0.16%)</w:t>
            </w:r>
          </w:p>
        </w:tc>
        <w:tc>
          <w:tcPr>
            <w:tcW w:w="0" w:type="auto"/>
            <w:hideMark/>
            <w:tcPrChange w:id="239" w:author="Jordi Real" w:date="2020-11-02T09:01:00Z">
              <w:tcPr>
                <w:tcW w:w="0" w:type="auto"/>
                <w:hideMark/>
              </w:tcPr>
            </w:tcPrChange>
          </w:tcPr>
          <w:p w:rsidR="001B5D7F" w:rsidRPr="001B5D7F" w:rsidRDefault="001B5D7F" w:rsidP="001B5D7F">
            <w:pPr>
              <w:jc w:val="center"/>
              <w:cnfStyle w:val="000000100000"/>
              <w:rPr>
                <w:rFonts w:ascii="Arial" w:eastAsia="Times New Roman" w:hAnsi="Arial" w:cs="Arial"/>
                <w:color w:val="333333"/>
                <w:lang w:val="es-ES" w:eastAsia="es-ES"/>
              </w:rPr>
            </w:pPr>
            <w:r w:rsidRPr="001B5D7F">
              <w:rPr>
                <w:rFonts w:ascii="Arial" w:eastAsia="Times New Roman" w:hAnsi="Arial" w:cs="Arial"/>
                <w:color w:val="333333"/>
                <w:lang w:val="es-ES" w:eastAsia="es-ES"/>
              </w:rPr>
              <w:t>62 (0.19%)</w:t>
            </w:r>
          </w:p>
        </w:tc>
        <w:tc>
          <w:tcPr>
            <w:tcW w:w="0" w:type="auto"/>
            <w:hideMark/>
            <w:tcPrChange w:id="240" w:author="Jordi Real" w:date="2020-11-02T09:01:00Z">
              <w:tcPr>
                <w:tcW w:w="0" w:type="auto"/>
                <w:hideMark/>
              </w:tcPr>
            </w:tcPrChange>
          </w:tcPr>
          <w:p w:rsidR="001B5D7F" w:rsidRPr="001B5D7F" w:rsidRDefault="001B5D7F" w:rsidP="001B5D7F">
            <w:pPr>
              <w:jc w:val="center"/>
              <w:cnfStyle w:val="000000100000"/>
              <w:rPr>
                <w:rFonts w:ascii="Arial" w:eastAsia="Times New Roman" w:hAnsi="Arial" w:cs="Arial"/>
                <w:color w:val="333333"/>
                <w:lang w:val="es-ES" w:eastAsia="es-ES"/>
              </w:rPr>
            </w:pPr>
            <w:r w:rsidRPr="001B5D7F">
              <w:rPr>
                <w:rFonts w:ascii="Arial" w:eastAsia="Times New Roman" w:hAnsi="Arial" w:cs="Arial"/>
                <w:color w:val="333333"/>
                <w:lang w:val="es-ES" w:eastAsia="es-ES"/>
              </w:rPr>
              <w:t>138 (0.40%)</w:t>
            </w:r>
          </w:p>
        </w:tc>
        <w:tc>
          <w:tcPr>
            <w:tcW w:w="1116" w:type="dxa"/>
            <w:hideMark/>
            <w:tcPrChange w:id="241" w:author="Jordi Real" w:date="2020-11-02T09:01:00Z">
              <w:tcPr>
                <w:tcW w:w="1116" w:type="dxa"/>
                <w:hideMark/>
              </w:tcPr>
            </w:tcPrChange>
          </w:tcPr>
          <w:p w:rsidR="001B5D7F" w:rsidRPr="001B5D7F" w:rsidRDefault="001B5D7F" w:rsidP="001B5D7F">
            <w:pPr>
              <w:jc w:val="center"/>
              <w:cnfStyle w:val="000000100000"/>
              <w:rPr>
                <w:rFonts w:ascii="Arial" w:eastAsia="Times New Roman" w:hAnsi="Arial" w:cs="Arial"/>
                <w:color w:val="333333"/>
                <w:lang w:val="es-ES" w:eastAsia="es-ES"/>
              </w:rPr>
            </w:pPr>
            <w:r w:rsidRPr="001B5D7F">
              <w:rPr>
                <w:rFonts w:ascii="Arial" w:eastAsia="Times New Roman" w:hAnsi="Arial" w:cs="Arial"/>
                <w:color w:val="333333"/>
                <w:lang w:val="es-ES" w:eastAsia="es-ES"/>
              </w:rPr>
              <w:t>121 (0.30%)</w:t>
            </w:r>
          </w:p>
        </w:tc>
      </w:tr>
    </w:tbl>
    <w:p w:rsidR="000D7433" w:rsidRPr="00866C1E" w:rsidRDefault="000D7433" w:rsidP="00FA1619">
      <w:pPr>
        <w:jc w:val="both"/>
        <w:rPr>
          <w:rFonts w:ascii="Arial Narrow" w:hAnsi="Arial Narrow"/>
          <w:sz w:val="24"/>
          <w:szCs w:val="24"/>
        </w:rPr>
      </w:pPr>
    </w:p>
    <w:p w:rsidR="00FA1619" w:rsidRPr="00866C1E" w:rsidRDefault="00FA1619" w:rsidP="00FA1619">
      <w:pPr>
        <w:rPr>
          <w:rFonts w:ascii="Arial Narrow" w:hAnsi="Arial Narrow"/>
          <w:b/>
          <w:sz w:val="24"/>
          <w:szCs w:val="24"/>
        </w:rPr>
      </w:pPr>
      <w:proofErr w:type="gramStart"/>
      <w:r w:rsidRPr="00866C1E">
        <w:rPr>
          <w:rFonts w:ascii="Arial Narrow" w:hAnsi="Arial Narrow"/>
          <w:b/>
          <w:sz w:val="24"/>
          <w:szCs w:val="24"/>
        </w:rPr>
        <w:lastRenderedPageBreak/>
        <w:t xml:space="preserve">Table </w:t>
      </w:r>
      <w:r w:rsidR="00641700">
        <w:rPr>
          <w:rFonts w:ascii="Arial Narrow" w:hAnsi="Arial Narrow"/>
          <w:b/>
          <w:sz w:val="24"/>
          <w:szCs w:val="24"/>
        </w:rPr>
        <w:t>4</w:t>
      </w:r>
      <w:r w:rsidRPr="00866C1E">
        <w:rPr>
          <w:rFonts w:ascii="Arial Narrow" w:hAnsi="Arial Narrow"/>
          <w:b/>
          <w:sz w:val="24"/>
          <w:szCs w:val="24"/>
        </w:rPr>
        <w:t>.</w:t>
      </w:r>
      <w:proofErr w:type="gramEnd"/>
      <w:r w:rsidRPr="00866C1E">
        <w:rPr>
          <w:rFonts w:ascii="Arial Narrow" w:hAnsi="Arial Narrow"/>
          <w:b/>
          <w:sz w:val="24"/>
          <w:szCs w:val="24"/>
        </w:rPr>
        <w:t xml:space="preserve"> Incidence of first cardiovascular events by age and sex </w:t>
      </w:r>
    </w:p>
    <w:tbl>
      <w:tblPr>
        <w:tblStyle w:val="Tablaconcuadrcula"/>
        <w:tblW w:w="0" w:type="auto"/>
        <w:tblLook w:val="04A0"/>
      </w:tblPr>
      <w:tblGrid>
        <w:gridCol w:w="1310"/>
        <w:gridCol w:w="1056"/>
        <w:gridCol w:w="936"/>
        <w:gridCol w:w="2129"/>
        <w:gridCol w:w="2669"/>
        <w:gridCol w:w="2836"/>
      </w:tblGrid>
      <w:tr w:rsidR="003D131D" w:rsidRPr="003D131D" w:rsidTr="003D131D">
        <w:trPr>
          <w:trHeight w:val="20"/>
        </w:trPr>
        <w:tc>
          <w:tcPr>
            <w:tcW w:w="0" w:type="auto"/>
            <w:hideMark/>
          </w:tcPr>
          <w:p w:rsidR="00C379CC" w:rsidRPr="003D131D" w:rsidRDefault="00C379CC" w:rsidP="00866C1E">
            <w:pPr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  <w:lang w:eastAsia="es-ES"/>
              </w:rPr>
            </w:pPr>
            <w:r w:rsidRPr="003D131D"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  <w:lang w:eastAsia="es-ES"/>
              </w:rPr>
              <w:t>Age-group</w:t>
            </w:r>
          </w:p>
        </w:tc>
        <w:tc>
          <w:tcPr>
            <w:tcW w:w="0" w:type="auto"/>
            <w:hideMark/>
          </w:tcPr>
          <w:p w:rsidR="00C379CC" w:rsidRPr="003D131D" w:rsidRDefault="00C379CC" w:rsidP="00866C1E">
            <w:pPr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  <w:lang w:eastAsia="es-ES"/>
              </w:rPr>
            </w:pPr>
            <w:r w:rsidRPr="003D131D"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  <w:lang w:eastAsia="es-ES"/>
              </w:rPr>
              <w:t>N</w:t>
            </w:r>
          </w:p>
        </w:tc>
        <w:tc>
          <w:tcPr>
            <w:tcW w:w="0" w:type="auto"/>
            <w:hideMark/>
          </w:tcPr>
          <w:p w:rsidR="00C379CC" w:rsidRPr="003D131D" w:rsidRDefault="00C379CC" w:rsidP="00866C1E">
            <w:pPr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  <w:lang w:eastAsia="es-ES"/>
              </w:rPr>
            </w:pPr>
            <w:r w:rsidRPr="003D131D"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  <w:lang w:eastAsia="es-ES"/>
              </w:rPr>
              <w:t>Events</w:t>
            </w:r>
          </w:p>
        </w:tc>
        <w:tc>
          <w:tcPr>
            <w:tcW w:w="0" w:type="auto"/>
            <w:hideMark/>
          </w:tcPr>
          <w:p w:rsidR="00C379CC" w:rsidRPr="003D131D" w:rsidRDefault="00C379CC" w:rsidP="00866C1E">
            <w:pPr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  <w:lang w:eastAsia="es-ES"/>
              </w:rPr>
            </w:pPr>
            <w:r w:rsidRPr="003D131D"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  <w:lang w:eastAsia="es-ES"/>
              </w:rPr>
              <w:t>Person-time (year)</w:t>
            </w:r>
          </w:p>
        </w:tc>
        <w:tc>
          <w:tcPr>
            <w:tcW w:w="0" w:type="auto"/>
            <w:hideMark/>
          </w:tcPr>
          <w:p w:rsidR="00C379CC" w:rsidRPr="003D131D" w:rsidRDefault="00C379CC" w:rsidP="00866C1E">
            <w:pPr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  <w:lang w:eastAsia="es-ES"/>
              </w:rPr>
            </w:pPr>
            <w:r w:rsidRPr="003D131D"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  <w:lang w:eastAsia="es-ES"/>
              </w:rPr>
              <w:t>Incidence rate (%-year)</w:t>
            </w:r>
          </w:p>
        </w:tc>
        <w:tc>
          <w:tcPr>
            <w:tcW w:w="0" w:type="auto"/>
          </w:tcPr>
          <w:p w:rsidR="00C379CC" w:rsidRPr="003D131D" w:rsidRDefault="003D131D" w:rsidP="00866C1E">
            <w:pPr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  <w:lang w:eastAsia="es-ES"/>
              </w:rPr>
            </w:pPr>
            <w:del w:id="242" w:author="Jordi Real" w:date="2020-11-02T09:02:00Z">
              <w:r w:rsidRPr="003D131D" w:rsidDel="00BB2C77">
                <w:rPr>
                  <w:rFonts w:ascii="Times New Roman" w:eastAsia="Times New Roman" w:hAnsi="Times New Roman" w:cs="Times New Roman"/>
                  <w:b/>
                  <w:bCs/>
                  <w:color w:val="333333"/>
                  <w:sz w:val="24"/>
                  <w:szCs w:val="24"/>
                  <w:lang w:eastAsia="es-ES"/>
                </w:rPr>
                <w:delText>Cumulative incidence(%)</w:delText>
              </w:r>
            </w:del>
          </w:p>
        </w:tc>
      </w:tr>
      <w:tr w:rsidR="003D131D" w:rsidRPr="003D131D" w:rsidTr="003D131D">
        <w:trPr>
          <w:trHeight w:val="20"/>
        </w:trPr>
        <w:tc>
          <w:tcPr>
            <w:tcW w:w="0" w:type="auto"/>
            <w:hideMark/>
          </w:tcPr>
          <w:p w:rsidR="00C379CC" w:rsidRPr="003D131D" w:rsidRDefault="00C379CC" w:rsidP="00866C1E">
            <w:pPr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  <w:lang w:eastAsia="es-ES"/>
              </w:rPr>
            </w:pPr>
            <w:r w:rsidRPr="003D131D"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  <w:lang w:eastAsia="es-ES"/>
              </w:rPr>
              <w:t>WOMEN</w:t>
            </w:r>
          </w:p>
        </w:tc>
        <w:tc>
          <w:tcPr>
            <w:tcW w:w="0" w:type="auto"/>
            <w:vAlign w:val="center"/>
          </w:tcPr>
          <w:p w:rsidR="00C379CC" w:rsidRPr="003D131D" w:rsidRDefault="00C379CC">
            <w:pPr>
              <w:spacing w:after="300"/>
              <w:jc w:val="right"/>
              <w:rPr>
                <w:rFonts w:ascii="Times New Roman" w:hAnsi="Times New Roman" w:cs="Times New Roman"/>
                <w:color w:val="333333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:rsidR="00C379CC" w:rsidRPr="003D131D" w:rsidRDefault="00C379CC">
            <w:pPr>
              <w:spacing w:after="300"/>
              <w:jc w:val="right"/>
              <w:rPr>
                <w:rFonts w:ascii="Times New Roman" w:hAnsi="Times New Roman" w:cs="Times New Roman"/>
                <w:color w:val="333333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:rsidR="00C379CC" w:rsidRPr="003D131D" w:rsidRDefault="00C379CC">
            <w:pPr>
              <w:spacing w:after="300"/>
              <w:jc w:val="right"/>
              <w:rPr>
                <w:rFonts w:ascii="Times New Roman" w:hAnsi="Times New Roman" w:cs="Times New Roman"/>
                <w:color w:val="333333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:rsidR="00C379CC" w:rsidRPr="003D131D" w:rsidRDefault="00C379CC">
            <w:pPr>
              <w:spacing w:after="300"/>
              <w:jc w:val="right"/>
              <w:rPr>
                <w:rFonts w:ascii="Times New Roman" w:hAnsi="Times New Roman" w:cs="Times New Roman"/>
                <w:color w:val="333333"/>
                <w:sz w:val="24"/>
                <w:szCs w:val="24"/>
              </w:rPr>
            </w:pPr>
          </w:p>
        </w:tc>
        <w:tc>
          <w:tcPr>
            <w:tcW w:w="0" w:type="auto"/>
          </w:tcPr>
          <w:p w:rsidR="00C379CC" w:rsidRPr="003D131D" w:rsidRDefault="00C379CC">
            <w:pPr>
              <w:spacing w:after="300"/>
              <w:jc w:val="right"/>
              <w:rPr>
                <w:rFonts w:ascii="Times New Roman" w:hAnsi="Times New Roman" w:cs="Times New Roman"/>
                <w:color w:val="333333"/>
                <w:sz w:val="24"/>
                <w:szCs w:val="24"/>
              </w:rPr>
            </w:pPr>
          </w:p>
        </w:tc>
      </w:tr>
      <w:tr w:rsidR="003D131D" w:rsidRPr="003D131D" w:rsidTr="003D131D">
        <w:trPr>
          <w:trHeight w:val="20"/>
        </w:trPr>
        <w:tc>
          <w:tcPr>
            <w:tcW w:w="0" w:type="auto"/>
          </w:tcPr>
          <w:p w:rsidR="00C379CC" w:rsidRPr="003D131D" w:rsidRDefault="00C379CC" w:rsidP="00866C1E">
            <w:pP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es-ES"/>
              </w:rPr>
            </w:pPr>
            <w:r w:rsidRPr="003D131D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es-ES"/>
              </w:rPr>
              <w:t>All</w:t>
            </w:r>
          </w:p>
        </w:tc>
        <w:tc>
          <w:tcPr>
            <w:tcW w:w="0" w:type="auto"/>
            <w:vAlign w:val="center"/>
          </w:tcPr>
          <w:p w:rsidR="00C379CC" w:rsidRPr="003D131D" w:rsidRDefault="00C379CC">
            <w:pPr>
              <w:spacing w:after="300"/>
              <w:jc w:val="right"/>
              <w:rPr>
                <w:rFonts w:ascii="Times New Roman" w:hAnsi="Times New Roman" w:cs="Times New Roman"/>
                <w:color w:val="333333"/>
                <w:sz w:val="24"/>
                <w:szCs w:val="24"/>
              </w:rPr>
            </w:pPr>
            <w:r w:rsidRPr="003D131D">
              <w:rPr>
                <w:rFonts w:ascii="Times New Roman" w:hAnsi="Times New Roman" w:cs="Times New Roman"/>
                <w:color w:val="333333"/>
                <w:sz w:val="24"/>
                <w:szCs w:val="24"/>
              </w:rPr>
              <w:t xml:space="preserve">2101333 </w:t>
            </w:r>
          </w:p>
        </w:tc>
        <w:tc>
          <w:tcPr>
            <w:tcW w:w="0" w:type="auto"/>
            <w:vAlign w:val="center"/>
          </w:tcPr>
          <w:p w:rsidR="00C379CC" w:rsidRPr="003D131D" w:rsidRDefault="00C379CC">
            <w:pPr>
              <w:spacing w:after="300"/>
              <w:jc w:val="right"/>
              <w:rPr>
                <w:rFonts w:ascii="Times New Roman" w:hAnsi="Times New Roman" w:cs="Times New Roman"/>
                <w:color w:val="333333"/>
                <w:sz w:val="24"/>
                <w:szCs w:val="24"/>
              </w:rPr>
            </w:pPr>
            <w:r w:rsidRPr="003D131D">
              <w:rPr>
                <w:rFonts w:ascii="Times New Roman" w:hAnsi="Times New Roman" w:cs="Times New Roman"/>
                <w:color w:val="333333"/>
                <w:sz w:val="24"/>
                <w:szCs w:val="24"/>
              </w:rPr>
              <w:t xml:space="preserve">120567 </w:t>
            </w:r>
          </w:p>
        </w:tc>
        <w:tc>
          <w:tcPr>
            <w:tcW w:w="0" w:type="auto"/>
            <w:vAlign w:val="center"/>
          </w:tcPr>
          <w:p w:rsidR="00C379CC" w:rsidRPr="003D131D" w:rsidRDefault="00C379CC">
            <w:pPr>
              <w:spacing w:after="300"/>
              <w:jc w:val="right"/>
              <w:rPr>
                <w:rFonts w:ascii="Times New Roman" w:hAnsi="Times New Roman" w:cs="Times New Roman"/>
                <w:color w:val="333333"/>
                <w:sz w:val="24"/>
                <w:szCs w:val="24"/>
              </w:rPr>
            </w:pPr>
            <w:r w:rsidRPr="003D131D">
              <w:rPr>
                <w:rFonts w:ascii="Times New Roman" w:hAnsi="Times New Roman" w:cs="Times New Roman"/>
                <w:color w:val="333333"/>
                <w:sz w:val="24"/>
                <w:szCs w:val="24"/>
              </w:rPr>
              <w:t>14030815</w:t>
            </w:r>
          </w:p>
        </w:tc>
        <w:tc>
          <w:tcPr>
            <w:tcW w:w="0" w:type="auto"/>
            <w:vAlign w:val="center"/>
          </w:tcPr>
          <w:p w:rsidR="00C379CC" w:rsidRPr="003D131D" w:rsidRDefault="00C379CC">
            <w:pPr>
              <w:spacing w:after="300"/>
              <w:jc w:val="right"/>
              <w:rPr>
                <w:rFonts w:ascii="Times New Roman" w:hAnsi="Times New Roman" w:cs="Times New Roman"/>
                <w:color w:val="333333"/>
                <w:sz w:val="24"/>
                <w:szCs w:val="24"/>
              </w:rPr>
            </w:pPr>
            <w:r w:rsidRPr="003D131D">
              <w:rPr>
                <w:rFonts w:ascii="Times New Roman" w:hAnsi="Times New Roman" w:cs="Times New Roman"/>
                <w:color w:val="333333"/>
                <w:sz w:val="24"/>
                <w:szCs w:val="24"/>
              </w:rPr>
              <w:t xml:space="preserve">0.859 </w:t>
            </w:r>
          </w:p>
        </w:tc>
        <w:tc>
          <w:tcPr>
            <w:tcW w:w="0" w:type="auto"/>
            <w:vAlign w:val="center"/>
          </w:tcPr>
          <w:p w:rsidR="00C379CC" w:rsidRPr="003D131D" w:rsidRDefault="00C379CC">
            <w:pPr>
              <w:spacing w:after="300"/>
              <w:jc w:val="right"/>
              <w:rPr>
                <w:rFonts w:ascii="Times New Roman" w:hAnsi="Times New Roman" w:cs="Times New Roman"/>
                <w:color w:val="333333"/>
                <w:sz w:val="24"/>
                <w:szCs w:val="24"/>
              </w:rPr>
            </w:pPr>
            <w:del w:id="243" w:author="Jordi Real" w:date="2020-11-02T09:02:00Z">
              <w:r w:rsidRPr="003D131D" w:rsidDel="00BB2C77">
                <w:rPr>
                  <w:rFonts w:ascii="Times New Roman" w:hAnsi="Times New Roman" w:cs="Times New Roman"/>
                  <w:color w:val="333333"/>
                  <w:sz w:val="24"/>
                  <w:szCs w:val="24"/>
                </w:rPr>
                <w:delText xml:space="preserve">5.738 </w:delText>
              </w:r>
            </w:del>
          </w:p>
        </w:tc>
      </w:tr>
      <w:tr w:rsidR="003D131D" w:rsidRPr="003D131D" w:rsidTr="003D131D">
        <w:trPr>
          <w:trHeight w:val="20"/>
        </w:trPr>
        <w:tc>
          <w:tcPr>
            <w:tcW w:w="0" w:type="auto"/>
            <w:hideMark/>
          </w:tcPr>
          <w:p w:rsidR="00C379CC" w:rsidRPr="003D131D" w:rsidRDefault="00C379CC" w:rsidP="00866C1E">
            <w:pP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es-ES"/>
              </w:rPr>
            </w:pPr>
            <w:r w:rsidRPr="003D131D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es-ES"/>
              </w:rPr>
              <w:t>Y</w:t>
            </w:r>
          </w:p>
        </w:tc>
        <w:tc>
          <w:tcPr>
            <w:tcW w:w="0" w:type="auto"/>
            <w:vAlign w:val="center"/>
            <w:hideMark/>
          </w:tcPr>
          <w:p w:rsidR="00C379CC" w:rsidRPr="003D131D" w:rsidRDefault="00C379CC">
            <w:pPr>
              <w:spacing w:after="300"/>
              <w:jc w:val="right"/>
              <w:rPr>
                <w:rFonts w:ascii="Times New Roman" w:hAnsi="Times New Roman" w:cs="Times New Roman"/>
                <w:color w:val="333333"/>
                <w:sz w:val="24"/>
                <w:szCs w:val="24"/>
              </w:rPr>
            </w:pPr>
            <w:r w:rsidRPr="003D131D">
              <w:rPr>
                <w:rFonts w:ascii="Times New Roman" w:hAnsi="Times New Roman" w:cs="Times New Roman"/>
                <w:color w:val="333333"/>
                <w:sz w:val="24"/>
                <w:szCs w:val="24"/>
              </w:rPr>
              <w:t xml:space="preserve">398422 </w:t>
            </w:r>
          </w:p>
        </w:tc>
        <w:tc>
          <w:tcPr>
            <w:tcW w:w="0" w:type="auto"/>
            <w:vAlign w:val="center"/>
            <w:hideMark/>
          </w:tcPr>
          <w:p w:rsidR="00C379CC" w:rsidRPr="003D131D" w:rsidRDefault="00C379CC">
            <w:pPr>
              <w:spacing w:after="300"/>
              <w:jc w:val="right"/>
              <w:rPr>
                <w:rFonts w:ascii="Times New Roman" w:hAnsi="Times New Roman" w:cs="Times New Roman"/>
                <w:color w:val="333333"/>
                <w:sz w:val="24"/>
                <w:szCs w:val="24"/>
              </w:rPr>
            </w:pPr>
            <w:r w:rsidRPr="003D131D">
              <w:rPr>
                <w:rFonts w:ascii="Times New Roman" w:hAnsi="Times New Roman" w:cs="Times New Roman"/>
                <w:color w:val="333333"/>
                <w:sz w:val="24"/>
                <w:szCs w:val="24"/>
              </w:rPr>
              <w:t xml:space="preserve">1297 </w:t>
            </w:r>
          </w:p>
        </w:tc>
        <w:tc>
          <w:tcPr>
            <w:tcW w:w="0" w:type="auto"/>
            <w:vAlign w:val="center"/>
            <w:hideMark/>
          </w:tcPr>
          <w:p w:rsidR="00C379CC" w:rsidRPr="003D131D" w:rsidRDefault="00C379CC">
            <w:pPr>
              <w:spacing w:after="300"/>
              <w:jc w:val="right"/>
              <w:rPr>
                <w:rFonts w:ascii="Times New Roman" w:hAnsi="Times New Roman" w:cs="Times New Roman"/>
                <w:color w:val="333333"/>
                <w:sz w:val="24"/>
                <w:szCs w:val="24"/>
              </w:rPr>
            </w:pPr>
            <w:r w:rsidRPr="003D131D">
              <w:rPr>
                <w:rFonts w:ascii="Times New Roman" w:hAnsi="Times New Roman" w:cs="Times New Roman"/>
                <w:color w:val="333333"/>
                <w:sz w:val="24"/>
                <w:szCs w:val="24"/>
              </w:rPr>
              <w:t>2782552.8</w:t>
            </w:r>
          </w:p>
        </w:tc>
        <w:tc>
          <w:tcPr>
            <w:tcW w:w="0" w:type="auto"/>
            <w:vAlign w:val="center"/>
            <w:hideMark/>
          </w:tcPr>
          <w:p w:rsidR="00C379CC" w:rsidRPr="003D131D" w:rsidRDefault="00C379CC">
            <w:pPr>
              <w:spacing w:after="300"/>
              <w:jc w:val="right"/>
              <w:rPr>
                <w:rFonts w:ascii="Times New Roman" w:hAnsi="Times New Roman" w:cs="Times New Roman"/>
                <w:color w:val="333333"/>
                <w:sz w:val="24"/>
                <w:szCs w:val="24"/>
              </w:rPr>
            </w:pPr>
            <w:r w:rsidRPr="003D131D">
              <w:rPr>
                <w:rFonts w:ascii="Times New Roman" w:hAnsi="Times New Roman" w:cs="Times New Roman"/>
                <w:color w:val="333333"/>
                <w:sz w:val="24"/>
                <w:szCs w:val="24"/>
              </w:rPr>
              <w:t xml:space="preserve">0.047 </w:t>
            </w:r>
          </w:p>
        </w:tc>
        <w:tc>
          <w:tcPr>
            <w:tcW w:w="0" w:type="auto"/>
            <w:vAlign w:val="center"/>
          </w:tcPr>
          <w:p w:rsidR="00C379CC" w:rsidRPr="003D131D" w:rsidRDefault="00C379CC">
            <w:pPr>
              <w:spacing w:after="300"/>
              <w:jc w:val="right"/>
              <w:rPr>
                <w:rFonts w:ascii="Times New Roman" w:hAnsi="Times New Roman" w:cs="Times New Roman"/>
                <w:color w:val="333333"/>
                <w:sz w:val="24"/>
                <w:szCs w:val="24"/>
              </w:rPr>
            </w:pPr>
            <w:del w:id="244" w:author="Jordi Real" w:date="2020-11-02T09:02:00Z">
              <w:r w:rsidRPr="003D131D" w:rsidDel="00BB2C77">
                <w:rPr>
                  <w:rFonts w:ascii="Times New Roman" w:hAnsi="Times New Roman" w:cs="Times New Roman"/>
                  <w:color w:val="333333"/>
                  <w:sz w:val="24"/>
                  <w:szCs w:val="24"/>
                </w:rPr>
                <w:delText xml:space="preserve">0.326 </w:delText>
              </w:r>
            </w:del>
          </w:p>
        </w:tc>
      </w:tr>
      <w:tr w:rsidR="003D131D" w:rsidRPr="003D131D" w:rsidTr="003D131D">
        <w:trPr>
          <w:trHeight w:val="20"/>
        </w:trPr>
        <w:tc>
          <w:tcPr>
            <w:tcW w:w="0" w:type="auto"/>
            <w:hideMark/>
          </w:tcPr>
          <w:p w:rsidR="00C379CC" w:rsidRPr="003D131D" w:rsidRDefault="00C379CC" w:rsidP="00866C1E">
            <w:pP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es-ES"/>
              </w:rPr>
            </w:pPr>
            <w:r w:rsidRPr="003D131D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es-ES"/>
              </w:rPr>
              <w:t>EA</w:t>
            </w:r>
          </w:p>
        </w:tc>
        <w:tc>
          <w:tcPr>
            <w:tcW w:w="0" w:type="auto"/>
            <w:vAlign w:val="center"/>
            <w:hideMark/>
          </w:tcPr>
          <w:p w:rsidR="00C379CC" w:rsidRPr="003D131D" w:rsidRDefault="00C379CC">
            <w:pPr>
              <w:spacing w:after="300"/>
              <w:jc w:val="right"/>
              <w:rPr>
                <w:rFonts w:ascii="Times New Roman" w:hAnsi="Times New Roman" w:cs="Times New Roman"/>
                <w:color w:val="333333"/>
                <w:sz w:val="24"/>
                <w:szCs w:val="24"/>
              </w:rPr>
            </w:pPr>
            <w:r w:rsidRPr="003D131D">
              <w:rPr>
                <w:rFonts w:ascii="Times New Roman" w:hAnsi="Times New Roman" w:cs="Times New Roman"/>
                <w:color w:val="333333"/>
                <w:sz w:val="24"/>
                <w:szCs w:val="24"/>
              </w:rPr>
              <w:t xml:space="preserve">1207673 </w:t>
            </w:r>
          </w:p>
        </w:tc>
        <w:tc>
          <w:tcPr>
            <w:tcW w:w="0" w:type="auto"/>
            <w:vAlign w:val="center"/>
            <w:hideMark/>
          </w:tcPr>
          <w:p w:rsidR="00C379CC" w:rsidRPr="003D131D" w:rsidRDefault="00C379CC">
            <w:pPr>
              <w:spacing w:after="300"/>
              <w:jc w:val="right"/>
              <w:rPr>
                <w:rFonts w:ascii="Times New Roman" w:hAnsi="Times New Roman" w:cs="Times New Roman"/>
                <w:color w:val="333333"/>
                <w:sz w:val="24"/>
                <w:szCs w:val="24"/>
              </w:rPr>
            </w:pPr>
            <w:r w:rsidRPr="003D131D">
              <w:rPr>
                <w:rFonts w:ascii="Times New Roman" w:hAnsi="Times New Roman" w:cs="Times New Roman"/>
                <w:color w:val="333333"/>
                <w:sz w:val="24"/>
                <w:szCs w:val="24"/>
              </w:rPr>
              <w:t xml:space="preserve">28724 </w:t>
            </w:r>
          </w:p>
        </w:tc>
        <w:tc>
          <w:tcPr>
            <w:tcW w:w="0" w:type="auto"/>
            <w:vAlign w:val="center"/>
            <w:hideMark/>
          </w:tcPr>
          <w:p w:rsidR="00C379CC" w:rsidRPr="003D131D" w:rsidRDefault="00C379CC">
            <w:pPr>
              <w:spacing w:after="300"/>
              <w:jc w:val="right"/>
              <w:rPr>
                <w:rFonts w:ascii="Times New Roman" w:hAnsi="Times New Roman" w:cs="Times New Roman"/>
                <w:color w:val="333333"/>
                <w:sz w:val="24"/>
                <w:szCs w:val="24"/>
              </w:rPr>
            </w:pPr>
            <w:r w:rsidRPr="003D131D">
              <w:rPr>
                <w:rFonts w:ascii="Times New Roman" w:hAnsi="Times New Roman" w:cs="Times New Roman"/>
                <w:color w:val="333333"/>
                <w:sz w:val="24"/>
                <w:szCs w:val="24"/>
              </w:rPr>
              <w:t xml:space="preserve">8321632.5 </w:t>
            </w:r>
          </w:p>
        </w:tc>
        <w:tc>
          <w:tcPr>
            <w:tcW w:w="0" w:type="auto"/>
            <w:vAlign w:val="center"/>
            <w:hideMark/>
          </w:tcPr>
          <w:p w:rsidR="00C379CC" w:rsidRPr="003D131D" w:rsidRDefault="00C379CC">
            <w:pPr>
              <w:spacing w:after="300"/>
              <w:jc w:val="right"/>
              <w:rPr>
                <w:rFonts w:ascii="Times New Roman" w:hAnsi="Times New Roman" w:cs="Times New Roman"/>
                <w:color w:val="333333"/>
                <w:sz w:val="24"/>
                <w:szCs w:val="24"/>
              </w:rPr>
            </w:pPr>
            <w:r w:rsidRPr="003D131D">
              <w:rPr>
                <w:rFonts w:ascii="Times New Roman" w:hAnsi="Times New Roman" w:cs="Times New Roman"/>
                <w:color w:val="333333"/>
                <w:sz w:val="24"/>
                <w:szCs w:val="24"/>
              </w:rPr>
              <w:t xml:space="preserve">0.345 </w:t>
            </w:r>
          </w:p>
        </w:tc>
        <w:tc>
          <w:tcPr>
            <w:tcW w:w="0" w:type="auto"/>
            <w:vAlign w:val="center"/>
          </w:tcPr>
          <w:p w:rsidR="00C379CC" w:rsidRPr="003D131D" w:rsidRDefault="00C379CC">
            <w:pPr>
              <w:spacing w:after="300"/>
              <w:jc w:val="right"/>
              <w:rPr>
                <w:rFonts w:ascii="Times New Roman" w:hAnsi="Times New Roman" w:cs="Times New Roman"/>
                <w:color w:val="333333"/>
                <w:sz w:val="24"/>
                <w:szCs w:val="24"/>
              </w:rPr>
            </w:pPr>
            <w:del w:id="245" w:author="Jordi Real" w:date="2020-11-02T09:02:00Z">
              <w:r w:rsidRPr="003D131D" w:rsidDel="00BB2C77">
                <w:rPr>
                  <w:rFonts w:ascii="Times New Roman" w:hAnsi="Times New Roman" w:cs="Times New Roman"/>
                  <w:color w:val="333333"/>
                  <w:sz w:val="24"/>
                  <w:szCs w:val="24"/>
                </w:rPr>
                <w:delText xml:space="preserve">2.378 </w:delText>
              </w:r>
            </w:del>
          </w:p>
        </w:tc>
      </w:tr>
      <w:tr w:rsidR="003D131D" w:rsidRPr="003D131D" w:rsidTr="003D131D">
        <w:trPr>
          <w:trHeight w:val="20"/>
        </w:trPr>
        <w:tc>
          <w:tcPr>
            <w:tcW w:w="0" w:type="auto"/>
            <w:hideMark/>
          </w:tcPr>
          <w:p w:rsidR="00C379CC" w:rsidRPr="003D131D" w:rsidRDefault="00C379CC" w:rsidP="00866C1E">
            <w:pP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es-ES"/>
              </w:rPr>
            </w:pPr>
            <w:r w:rsidRPr="003D131D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es-ES"/>
              </w:rPr>
              <w:t>MA</w:t>
            </w:r>
          </w:p>
        </w:tc>
        <w:tc>
          <w:tcPr>
            <w:tcW w:w="0" w:type="auto"/>
            <w:vAlign w:val="center"/>
            <w:hideMark/>
          </w:tcPr>
          <w:p w:rsidR="00C379CC" w:rsidRPr="003D131D" w:rsidRDefault="00C379CC">
            <w:pPr>
              <w:spacing w:after="300"/>
              <w:jc w:val="right"/>
              <w:rPr>
                <w:rFonts w:ascii="Times New Roman" w:hAnsi="Times New Roman" w:cs="Times New Roman"/>
                <w:color w:val="333333"/>
                <w:sz w:val="24"/>
                <w:szCs w:val="24"/>
              </w:rPr>
            </w:pPr>
            <w:r w:rsidRPr="003D131D">
              <w:rPr>
                <w:rFonts w:ascii="Times New Roman" w:hAnsi="Times New Roman" w:cs="Times New Roman"/>
                <w:color w:val="333333"/>
                <w:sz w:val="24"/>
                <w:szCs w:val="24"/>
              </w:rPr>
              <w:t xml:space="preserve">129453 </w:t>
            </w:r>
          </w:p>
        </w:tc>
        <w:tc>
          <w:tcPr>
            <w:tcW w:w="0" w:type="auto"/>
            <w:vAlign w:val="center"/>
            <w:hideMark/>
          </w:tcPr>
          <w:p w:rsidR="00C379CC" w:rsidRPr="003D131D" w:rsidRDefault="00C379CC">
            <w:pPr>
              <w:spacing w:after="300"/>
              <w:jc w:val="right"/>
              <w:rPr>
                <w:rFonts w:ascii="Times New Roman" w:hAnsi="Times New Roman" w:cs="Times New Roman"/>
                <w:color w:val="333333"/>
                <w:sz w:val="24"/>
                <w:szCs w:val="24"/>
              </w:rPr>
            </w:pPr>
            <w:r w:rsidRPr="003D131D">
              <w:rPr>
                <w:rFonts w:ascii="Times New Roman" w:hAnsi="Times New Roman" w:cs="Times New Roman"/>
                <w:color w:val="333333"/>
                <w:sz w:val="24"/>
                <w:szCs w:val="24"/>
              </w:rPr>
              <w:t xml:space="preserve">12547 </w:t>
            </w:r>
          </w:p>
        </w:tc>
        <w:tc>
          <w:tcPr>
            <w:tcW w:w="0" w:type="auto"/>
            <w:vAlign w:val="center"/>
            <w:hideMark/>
          </w:tcPr>
          <w:p w:rsidR="00C379CC" w:rsidRPr="003D131D" w:rsidRDefault="00C379CC">
            <w:pPr>
              <w:spacing w:after="300"/>
              <w:jc w:val="right"/>
              <w:rPr>
                <w:rFonts w:ascii="Times New Roman" w:hAnsi="Times New Roman" w:cs="Times New Roman"/>
                <w:color w:val="333333"/>
                <w:sz w:val="24"/>
                <w:szCs w:val="24"/>
              </w:rPr>
            </w:pPr>
            <w:r w:rsidRPr="003D131D">
              <w:rPr>
                <w:rFonts w:ascii="Times New Roman" w:hAnsi="Times New Roman" w:cs="Times New Roman"/>
                <w:color w:val="333333"/>
                <w:sz w:val="24"/>
                <w:szCs w:val="24"/>
              </w:rPr>
              <w:t xml:space="preserve">851430.1 </w:t>
            </w:r>
          </w:p>
        </w:tc>
        <w:tc>
          <w:tcPr>
            <w:tcW w:w="0" w:type="auto"/>
            <w:vAlign w:val="center"/>
            <w:hideMark/>
          </w:tcPr>
          <w:p w:rsidR="00C379CC" w:rsidRPr="003D131D" w:rsidRDefault="00C379CC">
            <w:pPr>
              <w:spacing w:after="300"/>
              <w:jc w:val="right"/>
              <w:rPr>
                <w:rFonts w:ascii="Times New Roman" w:hAnsi="Times New Roman" w:cs="Times New Roman"/>
                <w:color w:val="333333"/>
                <w:sz w:val="24"/>
                <w:szCs w:val="24"/>
              </w:rPr>
            </w:pPr>
            <w:r w:rsidRPr="003D131D">
              <w:rPr>
                <w:rFonts w:ascii="Times New Roman" w:hAnsi="Times New Roman" w:cs="Times New Roman"/>
                <w:color w:val="333333"/>
                <w:sz w:val="24"/>
                <w:szCs w:val="24"/>
              </w:rPr>
              <w:t xml:space="preserve">1.474 </w:t>
            </w:r>
          </w:p>
        </w:tc>
        <w:tc>
          <w:tcPr>
            <w:tcW w:w="0" w:type="auto"/>
            <w:vAlign w:val="center"/>
          </w:tcPr>
          <w:p w:rsidR="00C379CC" w:rsidRPr="003D131D" w:rsidRDefault="00C379CC">
            <w:pPr>
              <w:spacing w:after="300"/>
              <w:jc w:val="right"/>
              <w:rPr>
                <w:rFonts w:ascii="Times New Roman" w:hAnsi="Times New Roman" w:cs="Times New Roman"/>
                <w:color w:val="333333"/>
                <w:sz w:val="24"/>
                <w:szCs w:val="24"/>
              </w:rPr>
            </w:pPr>
            <w:del w:id="246" w:author="Jordi Real" w:date="2020-11-02T09:02:00Z">
              <w:r w:rsidRPr="003D131D" w:rsidDel="00BB2C77">
                <w:rPr>
                  <w:rFonts w:ascii="Times New Roman" w:hAnsi="Times New Roman" w:cs="Times New Roman"/>
                  <w:color w:val="333333"/>
                  <w:sz w:val="24"/>
                  <w:szCs w:val="24"/>
                </w:rPr>
                <w:delText xml:space="preserve">9.692 </w:delText>
              </w:r>
            </w:del>
          </w:p>
        </w:tc>
      </w:tr>
      <w:tr w:rsidR="003D131D" w:rsidRPr="003D131D" w:rsidTr="003D131D">
        <w:trPr>
          <w:trHeight w:val="20"/>
        </w:trPr>
        <w:tc>
          <w:tcPr>
            <w:tcW w:w="0" w:type="auto"/>
            <w:hideMark/>
          </w:tcPr>
          <w:p w:rsidR="00C379CC" w:rsidRPr="003D131D" w:rsidRDefault="00C379CC" w:rsidP="00866C1E">
            <w:pP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es-ES"/>
              </w:rPr>
            </w:pPr>
            <w:r w:rsidRPr="003D131D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es-ES"/>
              </w:rPr>
              <w:t>YO</w:t>
            </w:r>
          </w:p>
        </w:tc>
        <w:tc>
          <w:tcPr>
            <w:tcW w:w="0" w:type="auto"/>
            <w:vAlign w:val="center"/>
            <w:hideMark/>
          </w:tcPr>
          <w:p w:rsidR="00C379CC" w:rsidRPr="003D131D" w:rsidRDefault="00C379CC">
            <w:pPr>
              <w:spacing w:after="300"/>
              <w:jc w:val="right"/>
              <w:rPr>
                <w:rFonts w:ascii="Times New Roman" w:hAnsi="Times New Roman" w:cs="Times New Roman"/>
                <w:color w:val="333333"/>
                <w:sz w:val="24"/>
                <w:szCs w:val="24"/>
              </w:rPr>
            </w:pPr>
            <w:r w:rsidRPr="003D131D">
              <w:rPr>
                <w:rFonts w:ascii="Times New Roman" w:hAnsi="Times New Roman" w:cs="Times New Roman"/>
                <w:color w:val="333333"/>
                <w:sz w:val="24"/>
                <w:szCs w:val="24"/>
              </w:rPr>
              <w:t xml:space="preserve">104885 </w:t>
            </w:r>
          </w:p>
        </w:tc>
        <w:tc>
          <w:tcPr>
            <w:tcW w:w="0" w:type="auto"/>
            <w:vAlign w:val="center"/>
            <w:hideMark/>
          </w:tcPr>
          <w:p w:rsidR="00C379CC" w:rsidRPr="003D131D" w:rsidRDefault="00C379CC">
            <w:pPr>
              <w:spacing w:after="300"/>
              <w:jc w:val="right"/>
              <w:rPr>
                <w:rFonts w:ascii="Times New Roman" w:hAnsi="Times New Roman" w:cs="Times New Roman"/>
                <w:color w:val="333333"/>
                <w:sz w:val="24"/>
                <w:szCs w:val="24"/>
              </w:rPr>
            </w:pPr>
            <w:r w:rsidRPr="003D131D">
              <w:rPr>
                <w:rFonts w:ascii="Times New Roman" w:hAnsi="Times New Roman" w:cs="Times New Roman"/>
                <w:color w:val="333333"/>
                <w:sz w:val="24"/>
                <w:szCs w:val="24"/>
              </w:rPr>
              <w:t xml:space="preserve">15884 </w:t>
            </w:r>
          </w:p>
        </w:tc>
        <w:tc>
          <w:tcPr>
            <w:tcW w:w="0" w:type="auto"/>
            <w:vAlign w:val="center"/>
            <w:hideMark/>
          </w:tcPr>
          <w:p w:rsidR="00C379CC" w:rsidRPr="003D131D" w:rsidRDefault="00C379CC">
            <w:pPr>
              <w:spacing w:after="300"/>
              <w:jc w:val="right"/>
              <w:rPr>
                <w:rFonts w:ascii="Times New Roman" w:hAnsi="Times New Roman" w:cs="Times New Roman"/>
                <w:color w:val="333333"/>
                <w:sz w:val="24"/>
                <w:szCs w:val="24"/>
              </w:rPr>
            </w:pPr>
            <w:r w:rsidRPr="003D131D">
              <w:rPr>
                <w:rFonts w:ascii="Times New Roman" w:hAnsi="Times New Roman" w:cs="Times New Roman"/>
                <w:color w:val="333333"/>
                <w:sz w:val="24"/>
                <w:szCs w:val="24"/>
              </w:rPr>
              <w:t xml:space="preserve">661674.7 </w:t>
            </w:r>
          </w:p>
        </w:tc>
        <w:tc>
          <w:tcPr>
            <w:tcW w:w="0" w:type="auto"/>
            <w:vAlign w:val="center"/>
            <w:hideMark/>
          </w:tcPr>
          <w:p w:rsidR="00C379CC" w:rsidRPr="003D131D" w:rsidRDefault="00C379CC">
            <w:pPr>
              <w:spacing w:after="300"/>
              <w:jc w:val="right"/>
              <w:rPr>
                <w:rFonts w:ascii="Times New Roman" w:hAnsi="Times New Roman" w:cs="Times New Roman"/>
                <w:color w:val="333333"/>
                <w:sz w:val="24"/>
                <w:szCs w:val="24"/>
              </w:rPr>
            </w:pPr>
            <w:r w:rsidRPr="003D131D">
              <w:rPr>
                <w:rFonts w:ascii="Times New Roman" w:hAnsi="Times New Roman" w:cs="Times New Roman"/>
                <w:color w:val="333333"/>
                <w:sz w:val="24"/>
                <w:szCs w:val="24"/>
              </w:rPr>
              <w:t xml:space="preserve">2.401 </w:t>
            </w:r>
          </w:p>
        </w:tc>
        <w:tc>
          <w:tcPr>
            <w:tcW w:w="0" w:type="auto"/>
            <w:vAlign w:val="center"/>
          </w:tcPr>
          <w:p w:rsidR="00C379CC" w:rsidRPr="003D131D" w:rsidRDefault="00C379CC">
            <w:pPr>
              <w:spacing w:after="300"/>
              <w:jc w:val="right"/>
              <w:rPr>
                <w:rFonts w:ascii="Times New Roman" w:hAnsi="Times New Roman" w:cs="Times New Roman"/>
                <w:color w:val="333333"/>
                <w:sz w:val="24"/>
                <w:szCs w:val="24"/>
              </w:rPr>
            </w:pPr>
            <w:del w:id="247" w:author="Jordi Real" w:date="2020-11-02T09:02:00Z">
              <w:r w:rsidRPr="003D131D" w:rsidDel="00BB2C77">
                <w:rPr>
                  <w:rFonts w:ascii="Times New Roman" w:hAnsi="Times New Roman" w:cs="Times New Roman"/>
                  <w:color w:val="333333"/>
                  <w:sz w:val="24"/>
                  <w:szCs w:val="24"/>
                </w:rPr>
                <w:delText xml:space="preserve">15.144 </w:delText>
              </w:r>
            </w:del>
          </w:p>
        </w:tc>
      </w:tr>
      <w:tr w:rsidR="003D131D" w:rsidRPr="003D131D" w:rsidTr="003D131D">
        <w:trPr>
          <w:trHeight w:val="20"/>
        </w:trPr>
        <w:tc>
          <w:tcPr>
            <w:tcW w:w="0" w:type="auto"/>
            <w:hideMark/>
          </w:tcPr>
          <w:p w:rsidR="00C379CC" w:rsidRPr="003D131D" w:rsidRDefault="00C379CC" w:rsidP="00866C1E">
            <w:pP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es-ES"/>
              </w:rPr>
            </w:pPr>
            <w:r w:rsidRPr="003D131D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es-ES"/>
              </w:rPr>
              <w:t>MVO</w:t>
            </w:r>
          </w:p>
        </w:tc>
        <w:tc>
          <w:tcPr>
            <w:tcW w:w="0" w:type="auto"/>
            <w:vAlign w:val="center"/>
            <w:hideMark/>
          </w:tcPr>
          <w:p w:rsidR="00C379CC" w:rsidRPr="003D131D" w:rsidRDefault="00C379CC">
            <w:pPr>
              <w:spacing w:after="300"/>
              <w:jc w:val="right"/>
              <w:rPr>
                <w:rFonts w:ascii="Times New Roman" w:hAnsi="Times New Roman" w:cs="Times New Roman"/>
                <w:color w:val="333333"/>
                <w:sz w:val="24"/>
                <w:szCs w:val="24"/>
              </w:rPr>
            </w:pPr>
            <w:r w:rsidRPr="003D131D">
              <w:rPr>
                <w:rFonts w:ascii="Times New Roman" w:hAnsi="Times New Roman" w:cs="Times New Roman"/>
                <w:color w:val="333333"/>
                <w:sz w:val="24"/>
                <w:szCs w:val="24"/>
              </w:rPr>
              <w:t xml:space="preserve">260900 </w:t>
            </w:r>
          </w:p>
        </w:tc>
        <w:tc>
          <w:tcPr>
            <w:tcW w:w="0" w:type="auto"/>
            <w:vAlign w:val="center"/>
            <w:hideMark/>
          </w:tcPr>
          <w:p w:rsidR="00C379CC" w:rsidRPr="003D131D" w:rsidRDefault="00C379CC">
            <w:pPr>
              <w:spacing w:after="300"/>
              <w:jc w:val="right"/>
              <w:rPr>
                <w:rFonts w:ascii="Times New Roman" w:hAnsi="Times New Roman" w:cs="Times New Roman"/>
                <w:color w:val="333333"/>
                <w:sz w:val="24"/>
                <w:szCs w:val="24"/>
              </w:rPr>
            </w:pPr>
            <w:r w:rsidRPr="003D131D">
              <w:rPr>
                <w:rFonts w:ascii="Times New Roman" w:hAnsi="Times New Roman" w:cs="Times New Roman"/>
                <w:color w:val="333333"/>
                <w:sz w:val="24"/>
                <w:szCs w:val="24"/>
              </w:rPr>
              <w:t xml:space="preserve">62115 </w:t>
            </w:r>
          </w:p>
        </w:tc>
        <w:tc>
          <w:tcPr>
            <w:tcW w:w="0" w:type="auto"/>
            <w:vAlign w:val="center"/>
            <w:hideMark/>
          </w:tcPr>
          <w:p w:rsidR="00C379CC" w:rsidRPr="003D131D" w:rsidRDefault="00C379CC">
            <w:pPr>
              <w:spacing w:after="300"/>
              <w:jc w:val="right"/>
              <w:rPr>
                <w:rFonts w:ascii="Times New Roman" w:hAnsi="Times New Roman" w:cs="Times New Roman"/>
                <w:color w:val="333333"/>
                <w:sz w:val="24"/>
                <w:szCs w:val="24"/>
              </w:rPr>
            </w:pPr>
            <w:r w:rsidRPr="003D131D">
              <w:rPr>
                <w:rFonts w:ascii="Times New Roman" w:hAnsi="Times New Roman" w:cs="Times New Roman"/>
                <w:color w:val="333333"/>
                <w:sz w:val="24"/>
                <w:szCs w:val="24"/>
              </w:rPr>
              <w:t>1413524.9</w:t>
            </w:r>
          </w:p>
        </w:tc>
        <w:tc>
          <w:tcPr>
            <w:tcW w:w="0" w:type="auto"/>
            <w:vAlign w:val="center"/>
            <w:hideMark/>
          </w:tcPr>
          <w:p w:rsidR="00C379CC" w:rsidRPr="003D131D" w:rsidRDefault="00C379CC">
            <w:pPr>
              <w:spacing w:after="300"/>
              <w:jc w:val="right"/>
              <w:rPr>
                <w:rFonts w:ascii="Times New Roman" w:hAnsi="Times New Roman" w:cs="Times New Roman"/>
                <w:color w:val="333333"/>
                <w:sz w:val="24"/>
                <w:szCs w:val="24"/>
              </w:rPr>
            </w:pPr>
            <w:r w:rsidRPr="003D131D">
              <w:rPr>
                <w:rFonts w:ascii="Times New Roman" w:hAnsi="Times New Roman" w:cs="Times New Roman"/>
                <w:color w:val="333333"/>
                <w:sz w:val="24"/>
                <w:szCs w:val="24"/>
              </w:rPr>
              <w:t xml:space="preserve">4.394 </w:t>
            </w:r>
          </w:p>
        </w:tc>
        <w:tc>
          <w:tcPr>
            <w:tcW w:w="0" w:type="auto"/>
            <w:vAlign w:val="center"/>
          </w:tcPr>
          <w:p w:rsidR="00C379CC" w:rsidRPr="003D131D" w:rsidRDefault="00C379CC">
            <w:pPr>
              <w:spacing w:after="300"/>
              <w:jc w:val="right"/>
              <w:rPr>
                <w:rFonts w:ascii="Times New Roman" w:hAnsi="Times New Roman" w:cs="Times New Roman"/>
                <w:color w:val="333333"/>
                <w:sz w:val="24"/>
                <w:szCs w:val="24"/>
              </w:rPr>
            </w:pPr>
            <w:del w:id="248" w:author="Jordi Real" w:date="2020-11-02T09:02:00Z">
              <w:r w:rsidRPr="003D131D" w:rsidDel="00BB2C77">
                <w:rPr>
                  <w:rFonts w:ascii="Times New Roman" w:hAnsi="Times New Roman" w:cs="Times New Roman"/>
                  <w:color w:val="333333"/>
                  <w:sz w:val="24"/>
                  <w:szCs w:val="24"/>
                </w:rPr>
                <w:delText xml:space="preserve">23.808 </w:delText>
              </w:r>
            </w:del>
          </w:p>
        </w:tc>
      </w:tr>
      <w:tr w:rsidR="003D131D" w:rsidRPr="003D131D" w:rsidTr="003D131D">
        <w:trPr>
          <w:trHeight w:val="20"/>
        </w:trPr>
        <w:tc>
          <w:tcPr>
            <w:tcW w:w="0" w:type="auto"/>
            <w:hideMark/>
          </w:tcPr>
          <w:p w:rsidR="00C379CC" w:rsidRPr="003D131D" w:rsidRDefault="00C379CC" w:rsidP="00866C1E">
            <w:pPr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  <w:lang w:eastAsia="es-ES"/>
              </w:rPr>
            </w:pPr>
            <w:r w:rsidRPr="003D131D"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  <w:lang w:eastAsia="es-ES"/>
              </w:rPr>
              <w:t>MEN</w:t>
            </w:r>
          </w:p>
        </w:tc>
        <w:tc>
          <w:tcPr>
            <w:tcW w:w="0" w:type="auto"/>
            <w:hideMark/>
          </w:tcPr>
          <w:p w:rsidR="00C379CC" w:rsidRPr="003D131D" w:rsidRDefault="00C379CC" w:rsidP="00866C1E">
            <w:pPr>
              <w:jc w:val="right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es-ES"/>
              </w:rPr>
            </w:pPr>
          </w:p>
        </w:tc>
        <w:tc>
          <w:tcPr>
            <w:tcW w:w="0" w:type="auto"/>
            <w:hideMark/>
          </w:tcPr>
          <w:p w:rsidR="00C379CC" w:rsidRPr="003D131D" w:rsidRDefault="00C379CC" w:rsidP="00866C1E">
            <w:pPr>
              <w:jc w:val="right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es-ES"/>
              </w:rPr>
            </w:pPr>
          </w:p>
        </w:tc>
        <w:tc>
          <w:tcPr>
            <w:tcW w:w="0" w:type="auto"/>
            <w:hideMark/>
          </w:tcPr>
          <w:p w:rsidR="00C379CC" w:rsidRPr="003D131D" w:rsidRDefault="00C379CC" w:rsidP="00866C1E">
            <w:pPr>
              <w:jc w:val="right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es-ES"/>
              </w:rPr>
            </w:pPr>
          </w:p>
        </w:tc>
        <w:tc>
          <w:tcPr>
            <w:tcW w:w="0" w:type="auto"/>
            <w:hideMark/>
          </w:tcPr>
          <w:p w:rsidR="00C379CC" w:rsidRPr="003D131D" w:rsidRDefault="00C379CC" w:rsidP="00866C1E">
            <w:pPr>
              <w:jc w:val="right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es-ES"/>
              </w:rPr>
            </w:pPr>
          </w:p>
        </w:tc>
        <w:tc>
          <w:tcPr>
            <w:tcW w:w="0" w:type="auto"/>
          </w:tcPr>
          <w:p w:rsidR="00C379CC" w:rsidRPr="003D131D" w:rsidRDefault="00C379CC" w:rsidP="00866C1E">
            <w:pPr>
              <w:jc w:val="right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es-ES"/>
              </w:rPr>
            </w:pPr>
          </w:p>
        </w:tc>
      </w:tr>
      <w:tr w:rsidR="003D131D" w:rsidRPr="003D131D" w:rsidTr="003D131D">
        <w:trPr>
          <w:trHeight w:val="20"/>
        </w:trPr>
        <w:tc>
          <w:tcPr>
            <w:tcW w:w="0" w:type="auto"/>
          </w:tcPr>
          <w:p w:rsidR="00C379CC" w:rsidRPr="003D131D" w:rsidRDefault="00C379CC" w:rsidP="00866C1E">
            <w:pP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es-ES"/>
              </w:rPr>
            </w:pPr>
            <w:r w:rsidRPr="003D131D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es-ES"/>
              </w:rPr>
              <w:t>All</w:t>
            </w:r>
          </w:p>
        </w:tc>
        <w:tc>
          <w:tcPr>
            <w:tcW w:w="0" w:type="auto"/>
            <w:vAlign w:val="center"/>
          </w:tcPr>
          <w:p w:rsidR="00C379CC" w:rsidRPr="003D131D" w:rsidRDefault="00C379CC">
            <w:pPr>
              <w:spacing w:after="300"/>
              <w:jc w:val="right"/>
              <w:rPr>
                <w:rFonts w:ascii="Times New Roman" w:hAnsi="Times New Roman" w:cs="Times New Roman"/>
                <w:color w:val="333333"/>
                <w:sz w:val="24"/>
                <w:szCs w:val="24"/>
              </w:rPr>
            </w:pPr>
            <w:r w:rsidRPr="003D131D">
              <w:rPr>
                <w:rFonts w:ascii="Times New Roman" w:hAnsi="Times New Roman" w:cs="Times New Roman"/>
                <w:color w:val="333333"/>
                <w:sz w:val="24"/>
                <w:szCs w:val="24"/>
              </w:rPr>
              <w:t xml:space="preserve">1951633 </w:t>
            </w:r>
          </w:p>
        </w:tc>
        <w:tc>
          <w:tcPr>
            <w:tcW w:w="0" w:type="auto"/>
            <w:vAlign w:val="center"/>
          </w:tcPr>
          <w:p w:rsidR="00C379CC" w:rsidRPr="003D131D" w:rsidRDefault="00C379CC">
            <w:pPr>
              <w:spacing w:after="300"/>
              <w:jc w:val="right"/>
              <w:rPr>
                <w:rFonts w:ascii="Times New Roman" w:hAnsi="Times New Roman" w:cs="Times New Roman"/>
                <w:color w:val="333333"/>
                <w:sz w:val="24"/>
                <w:szCs w:val="24"/>
              </w:rPr>
            </w:pPr>
            <w:r w:rsidRPr="003D131D">
              <w:rPr>
                <w:rFonts w:ascii="Times New Roman" w:hAnsi="Times New Roman" w:cs="Times New Roman"/>
                <w:color w:val="333333"/>
                <w:sz w:val="24"/>
                <w:szCs w:val="24"/>
              </w:rPr>
              <w:t xml:space="preserve">137338 </w:t>
            </w:r>
          </w:p>
        </w:tc>
        <w:tc>
          <w:tcPr>
            <w:tcW w:w="0" w:type="auto"/>
            <w:vAlign w:val="center"/>
          </w:tcPr>
          <w:p w:rsidR="00C379CC" w:rsidRPr="003D131D" w:rsidRDefault="00C379CC">
            <w:pPr>
              <w:spacing w:after="300"/>
              <w:jc w:val="right"/>
              <w:rPr>
                <w:rFonts w:ascii="Times New Roman" w:hAnsi="Times New Roman" w:cs="Times New Roman"/>
                <w:color w:val="333333"/>
                <w:sz w:val="24"/>
                <w:szCs w:val="24"/>
              </w:rPr>
            </w:pPr>
            <w:r w:rsidRPr="003D131D">
              <w:rPr>
                <w:rFonts w:ascii="Times New Roman" w:hAnsi="Times New Roman" w:cs="Times New Roman"/>
                <w:color w:val="333333"/>
                <w:sz w:val="24"/>
                <w:szCs w:val="24"/>
              </w:rPr>
              <w:t>12916654</w:t>
            </w:r>
          </w:p>
        </w:tc>
        <w:tc>
          <w:tcPr>
            <w:tcW w:w="0" w:type="auto"/>
            <w:vAlign w:val="center"/>
          </w:tcPr>
          <w:p w:rsidR="00C379CC" w:rsidRPr="003D131D" w:rsidRDefault="00C379CC">
            <w:pPr>
              <w:spacing w:after="300"/>
              <w:jc w:val="right"/>
              <w:rPr>
                <w:rFonts w:ascii="Times New Roman" w:hAnsi="Times New Roman" w:cs="Times New Roman"/>
                <w:color w:val="333333"/>
                <w:sz w:val="24"/>
                <w:szCs w:val="24"/>
              </w:rPr>
            </w:pPr>
            <w:r w:rsidRPr="003D131D">
              <w:rPr>
                <w:rFonts w:ascii="Times New Roman" w:hAnsi="Times New Roman" w:cs="Times New Roman"/>
                <w:color w:val="333333"/>
                <w:sz w:val="24"/>
                <w:szCs w:val="24"/>
              </w:rPr>
              <w:t xml:space="preserve">1.063 </w:t>
            </w:r>
          </w:p>
        </w:tc>
        <w:tc>
          <w:tcPr>
            <w:tcW w:w="0" w:type="auto"/>
            <w:vAlign w:val="center"/>
          </w:tcPr>
          <w:p w:rsidR="00C379CC" w:rsidRPr="003D131D" w:rsidRDefault="00C379CC">
            <w:pPr>
              <w:spacing w:after="300"/>
              <w:jc w:val="right"/>
              <w:rPr>
                <w:rFonts w:ascii="Times New Roman" w:hAnsi="Times New Roman" w:cs="Times New Roman"/>
                <w:color w:val="333333"/>
                <w:sz w:val="24"/>
                <w:szCs w:val="24"/>
              </w:rPr>
            </w:pPr>
            <w:del w:id="249" w:author="Jordi Real" w:date="2020-11-02T09:02:00Z">
              <w:r w:rsidRPr="003D131D" w:rsidDel="00BB2C77">
                <w:rPr>
                  <w:rFonts w:ascii="Times New Roman" w:hAnsi="Times New Roman" w:cs="Times New Roman"/>
                  <w:color w:val="333333"/>
                  <w:sz w:val="24"/>
                  <w:szCs w:val="24"/>
                </w:rPr>
                <w:delText xml:space="preserve">7.037 </w:delText>
              </w:r>
            </w:del>
          </w:p>
        </w:tc>
      </w:tr>
      <w:tr w:rsidR="003D131D" w:rsidRPr="003D131D" w:rsidTr="003D131D">
        <w:trPr>
          <w:trHeight w:val="20"/>
        </w:trPr>
        <w:tc>
          <w:tcPr>
            <w:tcW w:w="0" w:type="auto"/>
            <w:hideMark/>
          </w:tcPr>
          <w:p w:rsidR="00C379CC" w:rsidRPr="003D131D" w:rsidRDefault="00C379CC" w:rsidP="00866C1E">
            <w:pP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es-ES"/>
              </w:rPr>
            </w:pPr>
            <w:r w:rsidRPr="003D131D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es-ES"/>
              </w:rPr>
              <w:t>Y</w:t>
            </w:r>
          </w:p>
        </w:tc>
        <w:tc>
          <w:tcPr>
            <w:tcW w:w="0" w:type="auto"/>
            <w:vAlign w:val="center"/>
            <w:hideMark/>
          </w:tcPr>
          <w:p w:rsidR="00C379CC" w:rsidRPr="003D131D" w:rsidRDefault="00C379CC">
            <w:pPr>
              <w:spacing w:after="300"/>
              <w:jc w:val="right"/>
              <w:rPr>
                <w:rFonts w:ascii="Times New Roman" w:hAnsi="Times New Roman" w:cs="Times New Roman"/>
                <w:color w:val="333333"/>
                <w:sz w:val="24"/>
                <w:szCs w:val="24"/>
              </w:rPr>
            </w:pPr>
            <w:r w:rsidRPr="003D131D">
              <w:rPr>
                <w:rFonts w:ascii="Times New Roman" w:hAnsi="Times New Roman" w:cs="Times New Roman"/>
                <w:color w:val="333333"/>
                <w:sz w:val="24"/>
                <w:szCs w:val="24"/>
              </w:rPr>
              <w:t xml:space="preserve">418713 </w:t>
            </w:r>
          </w:p>
        </w:tc>
        <w:tc>
          <w:tcPr>
            <w:tcW w:w="0" w:type="auto"/>
            <w:vAlign w:val="center"/>
            <w:hideMark/>
          </w:tcPr>
          <w:p w:rsidR="00C379CC" w:rsidRPr="003D131D" w:rsidRDefault="00C379CC">
            <w:pPr>
              <w:spacing w:after="300"/>
              <w:jc w:val="right"/>
              <w:rPr>
                <w:rFonts w:ascii="Times New Roman" w:hAnsi="Times New Roman" w:cs="Times New Roman"/>
                <w:color w:val="333333"/>
                <w:sz w:val="24"/>
                <w:szCs w:val="24"/>
              </w:rPr>
            </w:pPr>
            <w:r w:rsidRPr="003D131D">
              <w:rPr>
                <w:rFonts w:ascii="Times New Roman" w:hAnsi="Times New Roman" w:cs="Times New Roman"/>
                <w:color w:val="333333"/>
                <w:sz w:val="24"/>
                <w:szCs w:val="24"/>
              </w:rPr>
              <w:t xml:space="preserve">1754 </w:t>
            </w:r>
          </w:p>
        </w:tc>
        <w:tc>
          <w:tcPr>
            <w:tcW w:w="0" w:type="auto"/>
            <w:vAlign w:val="center"/>
            <w:hideMark/>
          </w:tcPr>
          <w:p w:rsidR="00C379CC" w:rsidRPr="003D131D" w:rsidRDefault="00C379CC">
            <w:pPr>
              <w:spacing w:after="300"/>
              <w:jc w:val="right"/>
              <w:rPr>
                <w:rFonts w:ascii="Times New Roman" w:hAnsi="Times New Roman" w:cs="Times New Roman"/>
                <w:color w:val="333333"/>
                <w:sz w:val="24"/>
                <w:szCs w:val="24"/>
              </w:rPr>
            </w:pPr>
            <w:r w:rsidRPr="003D131D">
              <w:rPr>
                <w:rFonts w:ascii="Times New Roman" w:hAnsi="Times New Roman" w:cs="Times New Roman"/>
                <w:color w:val="333333"/>
                <w:sz w:val="24"/>
                <w:szCs w:val="24"/>
              </w:rPr>
              <w:t xml:space="preserve">2920925.7 </w:t>
            </w:r>
          </w:p>
        </w:tc>
        <w:tc>
          <w:tcPr>
            <w:tcW w:w="0" w:type="auto"/>
            <w:vAlign w:val="center"/>
            <w:hideMark/>
          </w:tcPr>
          <w:p w:rsidR="00C379CC" w:rsidRPr="003D131D" w:rsidRDefault="00C379CC">
            <w:pPr>
              <w:spacing w:after="300"/>
              <w:jc w:val="right"/>
              <w:rPr>
                <w:rFonts w:ascii="Times New Roman" w:hAnsi="Times New Roman" w:cs="Times New Roman"/>
                <w:color w:val="333333"/>
                <w:sz w:val="24"/>
                <w:szCs w:val="24"/>
              </w:rPr>
            </w:pPr>
            <w:r w:rsidRPr="003D131D">
              <w:rPr>
                <w:rFonts w:ascii="Times New Roman" w:hAnsi="Times New Roman" w:cs="Times New Roman"/>
                <w:color w:val="333333"/>
                <w:sz w:val="24"/>
                <w:szCs w:val="24"/>
              </w:rPr>
              <w:t xml:space="preserve">0.060 </w:t>
            </w:r>
          </w:p>
        </w:tc>
        <w:tc>
          <w:tcPr>
            <w:tcW w:w="0" w:type="auto"/>
            <w:vAlign w:val="center"/>
          </w:tcPr>
          <w:p w:rsidR="00C379CC" w:rsidRPr="003D131D" w:rsidRDefault="00C379CC">
            <w:pPr>
              <w:spacing w:after="300"/>
              <w:jc w:val="right"/>
              <w:rPr>
                <w:rFonts w:ascii="Times New Roman" w:hAnsi="Times New Roman" w:cs="Times New Roman"/>
                <w:color w:val="333333"/>
                <w:sz w:val="24"/>
                <w:szCs w:val="24"/>
              </w:rPr>
            </w:pPr>
            <w:del w:id="250" w:author="Jordi Real" w:date="2020-11-02T09:02:00Z">
              <w:r w:rsidRPr="003D131D" w:rsidDel="00BB2C77">
                <w:rPr>
                  <w:rFonts w:ascii="Times New Roman" w:hAnsi="Times New Roman" w:cs="Times New Roman"/>
                  <w:color w:val="333333"/>
                  <w:sz w:val="24"/>
                  <w:szCs w:val="24"/>
                </w:rPr>
                <w:delText xml:space="preserve">0.419 </w:delText>
              </w:r>
            </w:del>
          </w:p>
        </w:tc>
      </w:tr>
      <w:tr w:rsidR="003D131D" w:rsidRPr="003D131D" w:rsidTr="003D131D">
        <w:trPr>
          <w:trHeight w:val="20"/>
        </w:trPr>
        <w:tc>
          <w:tcPr>
            <w:tcW w:w="0" w:type="auto"/>
            <w:hideMark/>
          </w:tcPr>
          <w:p w:rsidR="00C379CC" w:rsidRPr="003D131D" w:rsidRDefault="00C379CC" w:rsidP="00866C1E">
            <w:pP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es-ES"/>
              </w:rPr>
            </w:pPr>
            <w:r w:rsidRPr="003D131D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es-ES"/>
              </w:rPr>
              <w:t>EA</w:t>
            </w:r>
          </w:p>
        </w:tc>
        <w:tc>
          <w:tcPr>
            <w:tcW w:w="0" w:type="auto"/>
            <w:vAlign w:val="center"/>
            <w:hideMark/>
          </w:tcPr>
          <w:p w:rsidR="00C379CC" w:rsidRPr="003D131D" w:rsidRDefault="00C379CC">
            <w:pPr>
              <w:spacing w:after="300"/>
              <w:jc w:val="right"/>
              <w:rPr>
                <w:rFonts w:ascii="Times New Roman" w:hAnsi="Times New Roman" w:cs="Times New Roman"/>
                <w:color w:val="333333"/>
                <w:sz w:val="24"/>
                <w:szCs w:val="24"/>
              </w:rPr>
            </w:pPr>
            <w:r w:rsidRPr="003D131D">
              <w:rPr>
                <w:rFonts w:ascii="Times New Roman" w:hAnsi="Times New Roman" w:cs="Times New Roman"/>
                <w:color w:val="333333"/>
                <w:sz w:val="24"/>
                <w:szCs w:val="24"/>
              </w:rPr>
              <w:t xml:space="preserve">928715 </w:t>
            </w:r>
          </w:p>
        </w:tc>
        <w:tc>
          <w:tcPr>
            <w:tcW w:w="0" w:type="auto"/>
            <w:vAlign w:val="center"/>
            <w:hideMark/>
          </w:tcPr>
          <w:p w:rsidR="00C379CC" w:rsidRPr="003D131D" w:rsidRDefault="00C379CC">
            <w:pPr>
              <w:spacing w:after="300"/>
              <w:jc w:val="right"/>
              <w:rPr>
                <w:rFonts w:ascii="Times New Roman" w:hAnsi="Times New Roman" w:cs="Times New Roman"/>
                <w:color w:val="333333"/>
                <w:sz w:val="24"/>
                <w:szCs w:val="24"/>
              </w:rPr>
            </w:pPr>
            <w:r w:rsidRPr="003D131D">
              <w:rPr>
                <w:rFonts w:ascii="Times New Roman" w:hAnsi="Times New Roman" w:cs="Times New Roman"/>
                <w:color w:val="333333"/>
                <w:sz w:val="24"/>
                <w:szCs w:val="24"/>
              </w:rPr>
              <w:t xml:space="preserve">29066 </w:t>
            </w:r>
          </w:p>
        </w:tc>
        <w:tc>
          <w:tcPr>
            <w:tcW w:w="0" w:type="auto"/>
            <w:vAlign w:val="center"/>
            <w:hideMark/>
          </w:tcPr>
          <w:p w:rsidR="00C379CC" w:rsidRPr="003D131D" w:rsidRDefault="00C379CC">
            <w:pPr>
              <w:spacing w:after="300"/>
              <w:jc w:val="right"/>
              <w:rPr>
                <w:rFonts w:ascii="Times New Roman" w:hAnsi="Times New Roman" w:cs="Times New Roman"/>
                <w:color w:val="333333"/>
                <w:sz w:val="24"/>
                <w:szCs w:val="24"/>
              </w:rPr>
            </w:pPr>
            <w:r w:rsidRPr="003D131D">
              <w:rPr>
                <w:rFonts w:ascii="Times New Roman" w:hAnsi="Times New Roman" w:cs="Times New Roman"/>
                <w:color w:val="333333"/>
                <w:sz w:val="24"/>
                <w:szCs w:val="24"/>
              </w:rPr>
              <w:t xml:space="preserve">6368380.1 </w:t>
            </w:r>
          </w:p>
        </w:tc>
        <w:tc>
          <w:tcPr>
            <w:tcW w:w="0" w:type="auto"/>
            <w:vAlign w:val="center"/>
            <w:hideMark/>
          </w:tcPr>
          <w:p w:rsidR="00C379CC" w:rsidRPr="003D131D" w:rsidRDefault="00C379CC">
            <w:pPr>
              <w:spacing w:after="300"/>
              <w:jc w:val="right"/>
              <w:rPr>
                <w:rFonts w:ascii="Times New Roman" w:hAnsi="Times New Roman" w:cs="Times New Roman"/>
                <w:color w:val="333333"/>
                <w:sz w:val="24"/>
                <w:szCs w:val="24"/>
              </w:rPr>
            </w:pPr>
            <w:r w:rsidRPr="003D131D">
              <w:rPr>
                <w:rFonts w:ascii="Times New Roman" w:hAnsi="Times New Roman" w:cs="Times New Roman"/>
                <w:color w:val="333333"/>
                <w:sz w:val="24"/>
                <w:szCs w:val="24"/>
              </w:rPr>
              <w:t xml:space="preserve">0.456 </w:t>
            </w:r>
          </w:p>
        </w:tc>
        <w:tc>
          <w:tcPr>
            <w:tcW w:w="0" w:type="auto"/>
            <w:vAlign w:val="center"/>
          </w:tcPr>
          <w:p w:rsidR="00C379CC" w:rsidRPr="003D131D" w:rsidRDefault="00C379CC">
            <w:pPr>
              <w:spacing w:after="300"/>
              <w:jc w:val="right"/>
              <w:rPr>
                <w:rFonts w:ascii="Times New Roman" w:hAnsi="Times New Roman" w:cs="Times New Roman"/>
                <w:color w:val="333333"/>
                <w:sz w:val="24"/>
                <w:szCs w:val="24"/>
              </w:rPr>
            </w:pPr>
            <w:del w:id="251" w:author="Jordi Real" w:date="2020-11-02T09:02:00Z">
              <w:r w:rsidRPr="003D131D" w:rsidDel="00BB2C77">
                <w:rPr>
                  <w:rFonts w:ascii="Times New Roman" w:hAnsi="Times New Roman" w:cs="Times New Roman"/>
                  <w:color w:val="333333"/>
                  <w:sz w:val="24"/>
                  <w:szCs w:val="24"/>
                </w:rPr>
                <w:delText xml:space="preserve">3.130 </w:delText>
              </w:r>
            </w:del>
          </w:p>
        </w:tc>
      </w:tr>
      <w:tr w:rsidR="003D131D" w:rsidRPr="003D131D" w:rsidTr="003D131D">
        <w:trPr>
          <w:trHeight w:val="20"/>
        </w:trPr>
        <w:tc>
          <w:tcPr>
            <w:tcW w:w="0" w:type="auto"/>
            <w:hideMark/>
          </w:tcPr>
          <w:p w:rsidR="00C379CC" w:rsidRPr="003D131D" w:rsidRDefault="00C379CC" w:rsidP="00866C1E">
            <w:pP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es-ES"/>
              </w:rPr>
            </w:pPr>
            <w:r w:rsidRPr="003D131D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es-ES"/>
              </w:rPr>
              <w:t>MA</w:t>
            </w:r>
          </w:p>
        </w:tc>
        <w:tc>
          <w:tcPr>
            <w:tcW w:w="0" w:type="auto"/>
            <w:vAlign w:val="center"/>
            <w:hideMark/>
          </w:tcPr>
          <w:p w:rsidR="00C379CC" w:rsidRPr="003D131D" w:rsidRDefault="00C379CC">
            <w:pPr>
              <w:spacing w:after="300"/>
              <w:jc w:val="right"/>
              <w:rPr>
                <w:rFonts w:ascii="Times New Roman" w:hAnsi="Times New Roman" w:cs="Times New Roman"/>
                <w:color w:val="333333"/>
                <w:sz w:val="24"/>
                <w:szCs w:val="24"/>
              </w:rPr>
            </w:pPr>
            <w:r w:rsidRPr="003D131D">
              <w:rPr>
                <w:rFonts w:ascii="Times New Roman" w:hAnsi="Times New Roman" w:cs="Times New Roman"/>
                <w:color w:val="333333"/>
                <w:sz w:val="24"/>
                <w:szCs w:val="24"/>
              </w:rPr>
              <w:t xml:space="preserve">281426 </w:t>
            </w:r>
          </w:p>
        </w:tc>
        <w:tc>
          <w:tcPr>
            <w:tcW w:w="0" w:type="auto"/>
            <w:vAlign w:val="center"/>
            <w:hideMark/>
          </w:tcPr>
          <w:p w:rsidR="00C379CC" w:rsidRPr="003D131D" w:rsidRDefault="00C379CC">
            <w:pPr>
              <w:spacing w:after="300"/>
              <w:jc w:val="right"/>
              <w:rPr>
                <w:rFonts w:ascii="Times New Roman" w:hAnsi="Times New Roman" w:cs="Times New Roman"/>
                <w:color w:val="333333"/>
                <w:sz w:val="24"/>
                <w:szCs w:val="24"/>
              </w:rPr>
            </w:pPr>
            <w:r w:rsidRPr="003D131D">
              <w:rPr>
                <w:rFonts w:ascii="Times New Roman" w:hAnsi="Times New Roman" w:cs="Times New Roman"/>
                <w:color w:val="333333"/>
                <w:sz w:val="24"/>
                <w:szCs w:val="24"/>
              </w:rPr>
              <w:t xml:space="preserve">31897 </w:t>
            </w:r>
          </w:p>
        </w:tc>
        <w:tc>
          <w:tcPr>
            <w:tcW w:w="0" w:type="auto"/>
            <w:vAlign w:val="center"/>
            <w:hideMark/>
          </w:tcPr>
          <w:p w:rsidR="00C379CC" w:rsidRPr="003D131D" w:rsidRDefault="00C379CC">
            <w:pPr>
              <w:spacing w:after="300"/>
              <w:jc w:val="right"/>
              <w:rPr>
                <w:rFonts w:ascii="Times New Roman" w:hAnsi="Times New Roman" w:cs="Times New Roman"/>
                <w:color w:val="333333"/>
                <w:sz w:val="24"/>
                <w:szCs w:val="24"/>
              </w:rPr>
            </w:pPr>
            <w:r w:rsidRPr="003D131D">
              <w:rPr>
                <w:rFonts w:ascii="Times New Roman" w:hAnsi="Times New Roman" w:cs="Times New Roman"/>
                <w:color w:val="333333"/>
                <w:sz w:val="24"/>
                <w:szCs w:val="24"/>
              </w:rPr>
              <w:t xml:space="preserve">1819869.6 </w:t>
            </w:r>
          </w:p>
        </w:tc>
        <w:tc>
          <w:tcPr>
            <w:tcW w:w="0" w:type="auto"/>
            <w:vAlign w:val="center"/>
            <w:hideMark/>
          </w:tcPr>
          <w:p w:rsidR="00C379CC" w:rsidRPr="003D131D" w:rsidRDefault="00C379CC">
            <w:pPr>
              <w:spacing w:after="300"/>
              <w:jc w:val="right"/>
              <w:rPr>
                <w:rFonts w:ascii="Times New Roman" w:hAnsi="Times New Roman" w:cs="Times New Roman"/>
                <w:color w:val="333333"/>
                <w:sz w:val="24"/>
                <w:szCs w:val="24"/>
              </w:rPr>
            </w:pPr>
            <w:r w:rsidRPr="003D131D">
              <w:rPr>
                <w:rFonts w:ascii="Times New Roman" w:hAnsi="Times New Roman" w:cs="Times New Roman"/>
                <w:color w:val="333333"/>
                <w:sz w:val="24"/>
                <w:szCs w:val="24"/>
              </w:rPr>
              <w:t xml:space="preserve">1.753 </w:t>
            </w:r>
          </w:p>
        </w:tc>
        <w:tc>
          <w:tcPr>
            <w:tcW w:w="0" w:type="auto"/>
            <w:vAlign w:val="center"/>
          </w:tcPr>
          <w:p w:rsidR="00C379CC" w:rsidRPr="003D131D" w:rsidRDefault="00C379CC">
            <w:pPr>
              <w:spacing w:after="300"/>
              <w:jc w:val="right"/>
              <w:rPr>
                <w:rFonts w:ascii="Times New Roman" w:hAnsi="Times New Roman" w:cs="Times New Roman"/>
                <w:color w:val="333333"/>
                <w:sz w:val="24"/>
                <w:szCs w:val="24"/>
              </w:rPr>
            </w:pPr>
            <w:del w:id="252" w:author="Jordi Real" w:date="2020-11-02T09:02:00Z">
              <w:r w:rsidRPr="003D131D" w:rsidDel="00BB2C77">
                <w:rPr>
                  <w:rFonts w:ascii="Times New Roman" w:hAnsi="Times New Roman" w:cs="Times New Roman"/>
                  <w:color w:val="333333"/>
                  <w:sz w:val="24"/>
                  <w:szCs w:val="24"/>
                </w:rPr>
                <w:delText xml:space="preserve">11.334 </w:delText>
              </w:r>
            </w:del>
          </w:p>
        </w:tc>
      </w:tr>
      <w:tr w:rsidR="003D131D" w:rsidRPr="003D131D" w:rsidTr="003D131D">
        <w:trPr>
          <w:trHeight w:val="20"/>
        </w:trPr>
        <w:tc>
          <w:tcPr>
            <w:tcW w:w="0" w:type="auto"/>
            <w:hideMark/>
          </w:tcPr>
          <w:p w:rsidR="00C379CC" w:rsidRPr="003D131D" w:rsidRDefault="00C379CC" w:rsidP="00866C1E">
            <w:pP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es-ES"/>
              </w:rPr>
            </w:pPr>
            <w:r w:rsidRPr="003D131D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es-ES"/>
              </w:rPr>
              <w:t>YO</w:t>
            </w:r>
          </w:p>
        </w:tc>
        <w:tc>
          <w:tcPr>
            <w:tcW w:w="0" w:type="auto"/>
            <w:vAlign w:val="center"/>
            <w:hideMark/>
          </w:tcPr>
          <w:p w:rsidR="00C379CC" w:rsidRPr="003D131D" w:rsidRDefault="00C379CC">
            <w:pPr>
              <w:spacing w:after="300"/>
              <w:jc w:val="right"/>
              <w:rPr>
                <w:rFonts w:ascii="Times New Roman" w:hAnsi="Times New Roman" w:cs="Times New Roman"/>
                <w:color w:val="333333"/>
                <w:sz w:val="24"/>
                <w:szCs w:val="24"/>
              </w:rPr>
            </w:pPr>
            <w:r w:rsidRPr="003D131D">
              <w:rPr>
                <w:rFonts w:ascii="Times New Roman" w:hAnsi="Times New Roman" w:cs="Times New Roman"/>
                <w:color w:val="333333"/>
                <w:sz w:val="24"/>
                <w:szCs w:val="24"/>
              </w:rPr>
              <w:t xml:space="preserve">182729 </w:t>
            </w:r>
          </w:p>
        </w:tc>
        <w:tc>
          <w:tcPr>
            <w:tcW w:w="0" w:type="auto"/>
            <w:vAlign w:val="center"/>
            <w:hideMark/>
          </w:tcPr>
          <w:p w:rsidR="00C379CC" w:rsidRPr="003D131D" w:rsidRDefault="00C379CC">
            <w:pPr>
              <w:spacing w:after="300"/>
              <w:jc w:val="right"/>
              <w:rPr>
                <w:rFonts w:ascii="Times New Roman" w:hAnsi="Times New Roman" w:cs="Times New Roman"/>
                <w:color w:val="333333"/>
                <w:sz w:val="24"/>
                <w:szCs w:val="24"/>
              </w:rPr>
            </w:pPr>
            <w:r w:rsidRPr="003D131D">
              <w:rPr>
                <w:rFonts w:ascii="Times New Roman" w:hAnsi="Times New Roman" w:cs="Times New Roman"/>
                <w:color w:val="333333"/>
                <w:sz w:val="24"/>
                <w:szCs w:val="24"/>
              </w:rPr>
              <w:t xml:space="preserve">34914 </w:t>
            </w:r>
          </w:p>
        </w:tc>
        <w:tc>
          <w:tcPr>
            <w:tcW w:w="0" w:type="auto"/>
            <w:vAlign w:val="center"/>
            <w:hideMark/>
          </w:tcPr>
          <w:p w:rsidR="00C379CC" w:rsidRPr="003D131D" w:rsidRDefault="00C379CC">
            <w:pPr>
              <w:spacing w:after="300"/>
              <w:jc w:val="right"/>
              <w:rPr>
                <w:rFonts w:ascii="Times New Roman" w:hAnsi="Times New Roman" w:cs="Times New Roman"/>
                <w:color w:val="333333"/>
                <w:sz w:val="24"/>
                <w:szCs w:val="24"/>
              </w:rPr>
            </w:pPr>
            <w:r w:rsidRPr="003D131D">
              <w:rPr>
                <w:rFonts w:ascii="Times New Roman" w:hAnsi="Times New Roman" w:cs="Times New Roman"/>
                <w:color w:val="333333"/>
                <w:sz w:val="24"/>
                <w:szCs w:val="24"/>
              </w:rPr>
              <w:t>1101114.4</w:t>
            </w:r>
          </w:p>
        </w:tc>
        <w:tc>
          <w:tcPr>
            <w:tcW w:w="0" w:type="auto"/>
            <w:vAlign w:val="center"/>
            <w:hideMark/>
          </w:tcPr>
          <w:p w:rsidR="00C379CC" w:rsidRPr="003D131D" w:rsidRDefault="00C379CC">
            <w:pPr>
              <w:spacing w:after="300"/>
              <w:jc w:val="right"/>
              <w:rPr>
                <w:rFonts w:ascii="Times New Roman" w:hAnsi="Times New Roman" w:cs="Times New Roman"/>
                <w:color w:val="333333"/>
                <w:sz w:val="24"/>
                <w:szCs w:val="24"/>
              </w:rPr>
            </w:pPr>
            <w:r w:rsidRPr="003D131D">
              <w:rPr>
                <w:rFonts w:ascii="Times New Roman" w:hAnsi="Times New Roman" w:cs="Times New Roman"/>
                <w:color w:val="333333"/>
                <w:sz w:val="24"/>
                <w:szCs w:val="24"/>
              </w:rPr>
              <w:t xml:space="preserve">3.171 </w:t>
            </w:r>
          </w:p>
        </w:tc>
        <w:tc>
          <w:tcPr>
            <w:tcW w:w="0" w:type="auto"/>
            <w:vAlign w:val="center"/>
          </w:tcPr>
          <w:p w:rsidR="00C379CC" w:rsidRPr="003D131D" w:rsidRDefault="00C379CC">
            <w:pPr>
              <w:spacing w:after="300"/>
              <w:jc w:val="right"/>
              <w:rPr>
                <w:rFonts w:ascii="Times New Roman" w:hAnsi="Times New Roman" w:cs="Times New Roman"/>
                <w:color w:val="333333"/>
                <w:sz w:val="24"/>
                <w:szCs w:val="24"/>
              </w:rPr>
            </w:pPr>
            <w:del w:id="253" w:author="Jordi Real" w:date="2020-11-02T09:02:00Z">
              <w:r w:rsidRPr="003D131D" w:rsidDel="00BB2C77">
                <w:rPr>
                  <w:rFonts w:ascii="Times New Roman" w:hAnsi="Times New Roman" w:cs="Times New Roman"/>
                  <w:color w:val="333333"/>
                  <w:sz w:val="24"/>
                  <w:szCs w:val="24"/>
                </w:rPr>
                <w:delText xml:space="preserve">19.107 </w:delText>
              </w:r>
            </w:del>
          </w:p>
        </w:tc>
      </w:tr>
      <w:tr w:rsidR="003D131D" w:rsidRPr="003D131D" w:rsidTr="003D131D">
        <w:trPr>
          <w:trHeight w:val="20"/>
        </w:trPr>
        <w:tc>
          <w:tcPr>
            <w:tcW w:w="0" w:type="auto"/>
            <w:hideMark/>
          </w:tcPr>
          <w:p w:rsidR="00C379CC" w:rsidRPr="003D131D" w:rsidRDefault="00C379CC" w:rsidP="00866C1E">
            <w:pP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es-ES"/>
              </w:rPr>
            </w:pPr>
            <w:r w:rsidRPr="003D131D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es-ES"/>
              </w:rPr>
              <w:t>MVO</w:t>
            </w:r>
          </w:p>
        </w:tc>
        <w:tc>
          <w:tcPr>
            <w:tcW w:w="0" w:type="auto"/>
            <w:vAlign w:val="center"/>
            <w:hideMark/>
          </w:tcPr>
          <w:p w:rsidR="00C379CC" w:rsidRPr="003D131D" w:rsidRDefault="00C379CC">
            <w:pPr>
              <w:spacing w:after="300"/>
              <w:jc w:val="right"/>
              <w:rPr>
                <w:rFonts w:ascii="Times New Roman" w:hAnsi="Times New Roman" w:cs="Times New Roman"/>
                <w:color w:val="333333"/>
                <w:sz w:val="24"/>
                <w:szCs w:val="24"/>
              </w:rPr>
            </w:pPr>
            <w:r w:rsidRPr="003D131D">
              <w:rPr>
                <w:rFonts w:ascii="Times New Roman" w:hAnsi="Times New Roman" w:cs="Times New Roman"/>
                <w:color w:val="333333"/>
                <w:sz w:val="24"/>
                <w:szCs w:val="24"/>
              </w:rPr>
              <w:t xml:space="preserve">140050 </w:t>
            </w:r>
          </w:p>
        </w:tc>
        <w:tc>
          <w:tcPr>
            <w:tcW w:w="0" w:type="auto"/>
            <w:vAlign w:val="center"/>
            <w:hideMark/>
          </w:tcPr>
          <w:p w:rsidR="00C379CC" w:rsidRPr="003D131D" w:rsidRDefault="00C379CC">
            <w:pPr>
              <w:spacing w:after="300"/>
              <w:jc w:val="right"/>
              <w:rPr>
                <w:rFonts w:ascii="Times New Roman" w:hAnsi="Times New Roman" w:cs="Times New Roman"/>
                <w:color w:val="333333"/>
                <w:sz w:val="24"/>
                <w:szCs w:val="24"/>
              </w:rPr>
            </w:pPr>
            <w:r w:rsidRPr="003D131D">
              <w:rPr>
                <w:rFonts w:ascii="Times New Roman" w:hAnsi="Times New Roman" w:cs="Times New Roman"/>
                <w:color w:val="333333"/>
                <w:sz w:val="24"/>
                <w:szCs w:val="24"/>
              </w:rPr>
              <w:t xml:space="preserve">39707 </w:t>
            </w:r>
          </w:p>
        </w:tc>
        <w:tc>
          <w:tcPr>
            <w:tcW w:w="0" w:type="auto"/>
            <w:vAlign w:val="center"/>
            <w:hideMark/>
          </w:tcPr>
          <w:p w:rsidR="00C379CC" w:rsidRPr="003D131D" w:rsidRDefault="00C379CC">
            <w:pPr>
              <w:spacing w:after="300"/>
              <w:jc w:val="right"/>
              <w:rPr>
                <w:rFonts w:ascii="Times New Roman" w:hAnsi="Times New Roman" w:cs="Times New Roman"/>
                <w:color w:val="333333"/>
                <w:sz w:val="24"/>
                <w:szCs w:val="24"/>
              </w:rPr>
            </w:pPr>
            <w:r w:rsidRPr="003D131D">
              <w:rPr>
                <w:rFonts w:ascii="Times New Roman" w:hAnsi="Times New Roman" w:cs="Times New Roman"/>
                <w:color w:val="333333"/>
                <w:sz w:val="24"/>
                <w:szCs w:val="24"/>
              </w:rPr>
              <w:t xml:space="preserve">706364.0 </w:t>
            </w:r>
          </w:p>
        </w:tc>
        <w:tc>
          <w:tcPr>
            <w:tcW w:w="0" w:type="auto"/>
            <w:vAlign w:val="center"/>
            <w:hideMark/>
          </w:tcPr>
          <w:p w:rsidR="00C379CC" w:rsidRPr="003D131D" w:rsidRDefault="00C379CC">
            <w:pPr>
              <w:spacing w:after="300"/>
              <w:jc w:val="right"/>
              <w:rPr>
                <w:rFonts w:ascii="Times New Roman" w:hAnsi="Times New Roman" w:cs="Times New Roman"/>
                <w:color w:val="333333"/>
                <w:sz w:val="24"/>
                <w:szCs w:val="24"/>
              </w:rPr>
            </w:pPr>
            <w:r w:rsidRPr="003D131D">
              <w:rPr>
                <w:rFonts w:ascii="Times New Roman" w:hAnsi="Times New Roman" w:cs="Times New Roman"/>
                <w:color w:val="333333"/>
                <w:sz w:val="24"/>
                <w:szCs w:val="24"/>
              </w:rPr>
              <w:t xml:space="preserve">5.621 </w:t>
            </w:r>
          </w:p>
        </w:tc>
        <w:tc>
          <w:tcPr>
            <w:tcW w:w="0" w:type="auto"/>
            <w:vAlign w:val="center"/>
          </w:tcPr>
          <w:p w:rsidR="00C379CC" w:rsidRPr="003D131D" w:rsidRDefault="00C379CC">
            <w:pPr>
              <w:spacing w:after="300"/>
              <w:jc w:val="right"/>
              <w:rPr>
                <w:rFonts w:ascii="Times New Roman" w:hAnsi="Times New Roman" w:cs="Times New Roman"/>
                <w:color w:val="333333"/>
                <w:sz w:val="24"/>
                <w:szCs w:val="24"/>
              </w:rPr>
            </w:pPr>
            <w:del w:id="254" w:author="Jordi Real" w:date="2020-11-02T09:02:00Z">
              <w:r w:rsidRPr="003D131D" w:rsidDel="00BB2C77">
                <w:rPr>
                  <w:rFonts w:ascii="Times New Roman" w:hAnsi="Times New Roman" w:cs="Times New Roman"/>
                  <w:color w:val="333333"/>
                  <w:sz w:val="24"/>
                  <w:szCs w:val="24"/>
                </w:rPr>
                <w:delText xml:space="preserve">28.352 </w:delText>
              </w:r>
            </w:del>
          </w:p>
        </w:tc>
      </w:tr>
    </w:tbl>
    <w:p w:rsidR="00FA1619" w:rsidRPr="00866C1E" w:rsidRDefault="00FA1619" w:rsidP="00FA1619">
      <w:pPr>
        <w:rPr>
          <w:rFonts w:ascii="Arial Narrow" w:hAnsi="Arial Narrow"/>
          <w:b/>
          <w:sz w:val="24"/>
          <w:szCs w:val="24"/>
        </w:rPr>
      </w:pPr>
    </w:p>
    <w:p w:rsidR="00FA1619" w:rsidRPr="00B53483" w:rsidRDefault="0054633D">
      <w:proofErr w:type="gramStart"/>
      <w:r w:rsidRPr="001F39EF">
        <w:t>Figure 3.</w:t>
      </w:r>
      <w:proofErr w:type="gramEnd"/>
      <w:r w:rsidRPr="001F39EF">
        <w:t xml:space="preserve"> </w:t>
      </w:r>
      <w:r w:rsidR="00B53483" w:rsidRPr="00B53483">
        <w:t xml:space="preserve">Sex </w:t>
      </w:r>
      <w:r w:rsidR="001B4C22" w:rsidRPr="00B53483">
        <w:t>differences</w:t>
      </w:r>
      <w:r w:rsidR="00B53483" w:rsidRPr="00B53483">
        <w:t xml:space="preserve"> in the first </w:t>
      </w:r>
      <w:r w:rsidR="00B53483">
        <w:t>territory affected by</w:t>
      </w:r>
      <w:r w:rsidR="00B53483" w:rsidRPr="00B53483">
        <w:t xml:space="preserve"> cardiovascular disease by age </w:t>
      </w:r>
      <w:commentRangeStart w:id="255"/>
      <w:commentRangeStart w:id="256"/>
      <w:r w:rsidR="00B53483" w:rsidRPr="00B53483">
        <w:t>group</w:t>
      </w:r>
      <w:commentRangeEnd w:id="255"/>
      <w:r w:rsidR="009D422C">
        <w:rPr>
          <w:rStyle w:val="Refdecomentario"/>
        </w:rPr>
        <w:commentReference w:id="255"/>
      </w:r>
      <w:commentRangeEnd w:id="256"/>
      <w:r w:rsidR="00BB2C77">
        <w:rPr>
          <w:rStyle w:val="Refdecomentario"/>
        </w:rPr>
        <w:commentReference w:id="256"/>
      </w:r>
      <w:r w:rsidRPr="00B53483">
        <w:t xml:space="preserve"> </w:t>
      </w:r>
    </w:p>
    <w:p w:rsidR="00641700" w:rsidRPr="00B53483" w:rsidRDefault="00641700"/>
    <w:p w:rsidR="001F39EF" w:rsidRDefault="003D131D">
      <w:pPr>
        <w:rPr>
          <w:rFonts w:ascii="Arial Narrow" w:hAnsi="Arial Narrow"/>
          <w:b/>
          <w:sz w:val="24"/>
          <w:szCs w:val="24"/>
          <w:u w:val="single"/>
        </w:rPr>
      </w:pPr>
      <w:r>
        <w:rPr>
          <w:noProof/>
          <w:lang w:val="ca-ES" w:eastAsia="ca-ES"/>
        </w:rPr>
        <w:drawing>
          <wp:inline distT="0" distB="0" distL="0" distR="0">
            <wp:extent cx="5820237" cy="3935392"/>
            <wp:effectExtent l="0" t="0" r="9525" b="825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 cstate="print"/>
                    <a:srcRect l="12816" t="43153" r="29099" b="7752"/>
                    <a:stretch/>
                  </pic:blipFill>
                  <pic:spPr bwMode="auto">
                    <a:xfrm>
                      <a:off x="0" y="0"/>
                      <a:ext cx="5833293" cy="3944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 Narrow" w:hAnsi="Arial Narrow"/>
          <w:b/>
          <w:sz w:val="24"/>
          <w:szCs w:val="24"/>
          <w:u w:val="single"/>
        </w:rPr>
        <w:t xml:space="preserve"> </w:t>
      </w:r>
      <w:r w:rsidR="001F39EF">
        <w:rPr>
          <w:rFonts w:ascii="Arial Narrow" w:hAnsi="Arial Narrow"/>
          <w:b/>
          <w:sz w:val="24"/>
          <w:szCs w:val="24"/>
          <w:u w:val="single"/>
        </w:rPr>
        <w:br w:type="page"/>
      </w:r>
    </w:p>
    <w:p w:rsidR="001F39EF" w:rsidDel="00BB2C77" w:rsidRDefault="001F39EF">
      <w:pPr>
        <w:rPr>
          <w:del w:id="257" w:author="Jordi Real" w:date="2020-11-02T09:06:00Z"/>
          <w:rFonts w:ascii="Arial Narrow" w:hAnsi="Arial Narrow"/>
          <w:b/>
          <w:sz w:val="24"/>
          <w:szCs w:val="24"/>
          <w:u w:val="single"/>
        </w:rPr>
      </w:pPr>
      <w:commentRangeStart w:id="258"/>
      <w:del w:id="259" w:author="Jordi Real" w:date="2020-11-02T09:06:00Z">
        <w:r w:rsidDel="00BB2C77">
          <w:rPr>
            <w:rFonts w:ascii="Arial Narrow" w:hAnsi="Arial Narrow"/>
            <w:b/>
            <w:sz w:val="24"/>
            <w:szCs w:val="24"/>
            <w:u w:val="single"/>
          </w:rPr>
          <w:lastRenderedPageBreak/>
          <w:delText xml:space="preserve">Table 5. </w:delText>
        </w:r>
      </w:del>
      <w:commentRangeEnd w:id="258"/>
      <w:r w:rsidR="00BB2C77">
        <w:rPr>
          <w:rStyle w:val="Refdecomentario"/>
        </w:rPr>
        <w:commentReference w:id="258"/>
      </w:r>
    </w:p>
    <w:p w:rsidR="006160B2" w:rsidRDefault="006C3D7D">
      <w:pPr>
        <w:rPr>
          <w:rFonts w:ascii="Arial Narrow" w:hAnsi="Arial Narrow"/>
          <w:b/>
          <w:sz w:val="24"/>
          <w:szCs w:val="24"/>
          <w:u w:val="single"/>
        </w:rPr>
      </w:pPr>
      <w:del w:id="260" w:author="Jordi Real" w:date="2020-11-02T09:06:00Z">
        <w:r>
          <w:rPr>
            <w:noProof/>
            <w:lang w:val="ca-ES" w:eastAsia="ca-ES"/>
          </w:rPr>
          <w:drawing>
            <wp:inline distT="0" distB="0" distL="0" distR="0">
              <wp:extent cx="7083707" cy="4309667"/>
              <wp:effectExtent l="19050" t="0" r="2893" b="0"/>
              <wp:docPr id="1" name="Imagen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 rotWithShape="1">
                      <a:blip r:embed="rId10" cstate="print"/>
                      <a:srcRect l="9095" t="42893" r="31787" b="12145"/>
                      <a:stretch/>
                    </pic:blipFill>
                    <pic:spPr bwMode="auto">
                      <a:xfrm>
                        <a:off x="0" y="0"/>
                        <a:ext cx="7099595" cy="4319333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</w:del>
      <w:r w:rsidR="006160B2">
        <w:rPr>
          <w:rFonts w:ascii="Arial Narrow" w:hAnsi="Arial Narrow"/>
          <w:b/>
          <w:sz w:val="24"/>
          <w:szCs w:val="24"/>
          <w:u w:val="single"/>
        </w:rPr>
        <w:br w:type="page"/>
      </w:r>
    </w:p>
    <w:p w:rsidR="00FA1619" w:rsidRPr="00866C1E" w:rsidRDefault="00FA1619" w:rsidP="00FA1619">
      <w:pPr>
        <w:rPr>
          <w:rFonts w:ascii="Arial Narrow" w:hAnsi="Arial Narrow"/>
          <w:b/>
          <w:sz w:val="24"/>
          <w:szCs w:val="24"/>
          <w:u w:val="single"/>
        </w:rPr>
      </w:pPr>
    </w:p>
    <w:p w:rsidR="00FA1619" w:rsidRPr="001F39EF" w:rsidRDefault="00FA1619" w:rsidP="00FA1619">
      <w:pPr>
        <w:rPr>
          <w:rFonts w:ascii="Arial Narrow" w:hAnsi="Arial Narrow"/>
          <w:b/>
          <w:sz w:val="24"/>
          <w:szCs w:val="24"/>
          <w:u w:val="single"/>
          <w:lang w:val="es-ES"/>
        </w:rPr>
      </w:pPr>
      <w:proofErr w:type="spellStart"/>
      <w:r w:rsidRPr="001F39EF">
        <w:rPr>
          <w:rFonts w:ascii="Arial Narrow" w:hAnsi="Arial Narrow"/>
          <w:b/>
          <w:sz w:val="24"/>
          <w:szCs w:val="24"/>
          <w:u w:val="single"/>
          <w:lang w:val="es-ES"/>
        </w:rPr>
        <w:t>Supplementary</w:t>
      </w:r>
      <w:proofErr w:type="spellEnd"/>
      <w:r w:rsidRPr="001F39EF">
        <w:rPr>
          <w:rFonts w:ascii="Arial Narrow" w:hAnsi="Arial Narrow"/>
          <w:b/>
          <w:sz w:val="24"/>
          <w:szCs w:val="24"/>
          <w:u w:val="single"/>
          <w:lang w:val="es-ES"/>
        </w:rPr>
        <w:t xml:space="preserve"> </w:t>
      </w:r>
      <w:proofErr w:type="spellStart"/>
      <w:r w:rsidRPr="001F39EF">
        <w:rPr>
          <w:rFonts w:ascii="Arial Narrow" w:hAnsi="Arial Narrow"/>
          <w:b/>
          <w:sz w:val="24"/>
          <w:szCs w:val="24"/>
          <w:u w:val="single"/>
          <w:lang w:val="es-ES"/>
        </w:rPr>
        <w:t>tables</w:t>
      </w:r>
      <w:proofErr w:type="spellEnd"/>
      <w:r w:rsidRPr="001F39EF">
        <w:rPr>
          <w:rFonts w:ascii="Arial Narrow" w:hAnsi="Arial Narrow"/>
          <w:b/>
          <w:sz w:val="24"/>
          <w:szCs w:val="24"/>
          <w:u w:val="single"/>
          <w:lang w:val="es-ES"/>
        </w:rPr>
        <w:t xml:space="preserve"> and figures</w:t>
      </w:r>
    </w:p>
    <w:p w:rsidR="003D3985" w:rsidRPr="003D3985" w:rsidRDefault="003D3985" w:rsidP="003D3985">
      <w:pPr>
        <w:rPr>
          <w:rFonts w:ascii="Arial Narrow" w:hAnsi="Arial Narrow"/>
          <w:b/>
          <w:sz w:val="24"/>
          <w:szCs w:val="24"/>
          <w:lang w:val="es-ES"/>
        </w:rPr>
      </w:pPr>
      <w:r w:rsidRPr="003D3985">
        <w:rPr>
          <w:rFonts w:ascii="Arial Narrow" w:hAnsi="Arial Narrow"/>
          <w:b/>
          <w:sz w:val="24"/>
          <w:szCs w:val="24"/>
          <w:lang w:val="es-ES"/>
        </w:rPr>
        <w:t xml:space="preserve">Tabla códigos y diagnósticos </w:t>
      </w:r>
    </w:p>
    <w:p w:rsidR="003D3985" w:rsidRPr="00866C1E" w:rsidRDefault="004E3B45" w:rsidP="003D3985">
      <w:pPr>
        <w:rPr>
          <w:rFonts w:ascii="Arial Narrow" w:hAnsi="Arial Narrow"/>
          <w:sz w:val="24"/>
          <w:szCs w:val="24"/>
        </w:rPr>
      </w:pPr>
      <w:proofErr w:type="gramStart"/>
      <w:r w:rsidRPr="004E3B45">
        <w:rPr>
          <w:rFonts w:ascii="Arial Narrow" w:hAnsi="Arial Narrow"/>
          <w:b/>
          <w:sz w:val="24"/>
          <w:szCs w:val="24"/>
        </w:rPr>
        <w:t xml:space="preserve">Supplementary </w:t>
      </w:r>
      <w:r w:rsidR="003D3985" w:rsidRPr="001F39EF">
        <w:rPr>
          <w:rFonts w:ascii="Arial Narrow" w:hAnsi="Arial Narrow"/>
          <w:b/>
          <w:sz w:val="24"/>
          <w:szCs w:val="24"/>
        </w:rPr>
        <w:t>Table 1.</w:t>
      </w:r>
      <w:proofErr w:type="gramEnd"/>
      <w:r w:rsidR="003D3985" w:rsidRPr="001F39EF">
        <w:rPr>
          <w:rFonts w:ascii="Arial Narrow" w:hAnsi="Arial Narrow"/>
          <w:sz w:val="24"/>
          <w:szCs w:val="24"/>
        </w:rPr>
        <w:t xml:space="preserve"> </w:t>
      </w:r>
      <w:r w:rsidR="003D3985" w:rsidRPr="00866C1E">
        <w:rPr>
          <w:rFonts w:ascii="Arial Narrow" w:hAnsi="Arial Narrow"/>
          <w:sz w:val="24"/>
          <w:szCs w:val="24"/>
        </w:rPr>
        <w:t>Baseline characteristics of individuals with incident first CV during follow-up by age group</w:t>
      </w:r>
    </w:p>
    <w:tbl>
      <w:tblPr>
        <w:tblStyle w:val="Cuadrculaclara"/>
        <w:tblW w:w="12622" w:type="dxa"/>
        <w:tblLook w:val="04A0"/>
      </w:tblPr>
      <w:tblGrid>
        <w:gridCol w:w="2758"/>
        <w:gridCol w:w="1320"/>
        <w:gridCol w:w="1320"/>
        <w:gridCol w:w="1366"/>
        <w:gridCol w:w="1366"/>
        <w:gridCol w:w="1366"/>
        <w:gridCol w:w="1466"/>
        <w:gridCol w:w="800"/>
        <w:gridCol w:w="860"/>
      </w:tblGrid>
      <w:tr w:rsidR="00773262" w:rsidRPr="00773262" w:rsidTr="00A33FBD">
        <w:trPr>
          <w:cnfStyle w:val="100000000000"/>
          <w:trHeight w:val="315"/>
        </w:trPr>
        <w:tc>
          <w:tcPr>
            <w:cnfStyle w:val="001000000000"/>
            <w:tcW w:w="2758" w:type="dxa"/>
            <w:noWrap/>
            <w:hideMark/>
          </w:tcPr>
          <w:p w:rsidR="00773262" w:rsidRPr="00773262" w:rsidRDefault="00773262" w:rsidP="00773262">
            <w:pPr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0"/>
                <w:szCs w:val="20"/>
                <w:lang w:val="es-ES" w:eastAsia="es-ES"/>
              </w:rPr>
            </w:pPr>
            <w:r w:rsidRPr="00773262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0"/>
                <w:szCs w:val="20"/>
                <w:lang w:val="es-ES" w:eastAsia="es-ES"/>
              </w:rPr>
              <w:t>Columna1</w:t>
            </w:r>
          </w:p>
        </w:tc>
        <w:tc>
          <w:tcPr>
            <w:tcW w:w="1320" w:type="dxa"/>
            <w:noWrap/>
            <w:hideMark/>
          </w:tcPr>
          <w:p w:rsidR="00773262" w:rsidRPr="00773262" w:rsidRDefault="00773262" w:rsidP="00773262">
            <w:pPr>
              <w:jc w:val="center"/>
              <w:cnfStyle w:val="100000000000"/>
              <w:rPr>
                <w:rFonts w:ascii="Times New Roman" w:eastAsia="Times New Roman" w:hAnsi="Times New Roman" w:cs="Times New Roman"/>
                <w:b w:val="0"/>
                <w:bCs w:val="0"/>
                <w:color w:val="333333"/>
                <w:sz w:val="20"/>
                <w:szCs w:val="20"/>
                <w:lang w:val="es-ES" w:eastAsia="es-ES"/>
              </w:rPr>
            </w:pPr>
            <w:r w:rsidRPr="00773262">
              <w:rPr>
                <w:rFonts w:ascii="Times New Roman" w:eastAsia="Times New Roman" w:hAnsi="Times New Roman" w:cs="Times New Roman"/>
                <w:b w:val="0"/>
                <w:bCs w:val="0"/>
                <w:color w:val="333333"/>
                <w:sz w:val="20"/>
                <w:szCs w:val="20"/>
                <w:lang w:val="es-ES" w:eastAsia="es-ES"/>
              </w:rPr>
              <w:t>[ALL]</w:t>
            </w:r>
          </w:p>
        </w:tc>
        <w:tc>
          <w:tcPr>
            <w:tcW w:w="1320" w:type="dxa"/>
            <w:noWrap/>
            <w:hideMark/>
          </w:tcPr>
          <w:p w:rsidR="00773262" w:rsidRPr="00773262" w:rsidRDefault="00773262" w:rsidP="00773262">
            <w:pPr>
              <w:jc w:val="center"/>
              <w:cnfStyle w:val="100000000000"/>
              <w:rPr>
                <w:rFonts w:ascii="Times New Roman" w:eastAsia="Times New Roman" w:hAnsi="Times New Roman" w:cs="Times New Roman"/>
                <w:b w:val="0"/>
                <w:bCs w:val="0"/>
                <w:color w:val="333333"/>
                <w:sz w:val="20"/>
                <w:szCs w:val="20"/>
                <w:lang w:val="es-ES" w:eastAsia="es-ES"/>
              </w:rPr>
            </w:pPr>
            <w:r w:rsidRPr="00773262">
              <w:rPr>
                <w:rFonts w:ascii="Times New Roman" w:eastAsia="Times New Roman" w:hAnsi="Times New Roman" w:cs="Times New Roman"/>
                <w:b w:val="0"/>
                <w:bCs w:val="0"/>
                <w:color w:val="333333"/>
                <w:sz w:val="20"/>
                <w:szCs w:val="20"/>
                <w:lang w:val="es-ES" w:eastAsia="es-ES"/>
              </w:rPr>
              <w:t>Y</w:t>
            </w:r>
          </w:p>
        </w:tc>
        <w:tc>
          <w:tcPr>
            <w:tcW w:w="1366" w:type="dxa"/>
            <w:noWrap/>
            <w:hideMark/>
          </w:tcPr>
          <w:p w:rsidR="00773262" w:rsidRPr="00773262" w:rsidRDefault="00773262" w:rsidP="00773262">
            <w:pPr>
              <w:jc w:val="center"/>
              <w:cnfStyle w:val="100000000000"/>
              <w:rPr>
                <w:rFonts w:ascii="Times New Roman" w:eastAsia="Times New Roman" w:hAnsi="Times New Roman" w:cs="Times New Roman"/>
                <w:b w:val="0"/>
                <w:bCs w:val="0"/>
                <w:color w:val="333333"/>
                <w:sz w:val="20"/>
                <w:szCs w:val="20"/>
                <w:lang w:val="es-ES" w:eastAsia="es-ES"/>
              </w:rPr>
            </w:pPr>
            <w:r w:rsidRPr="00773262">
              <w:rPr>
                <w:rFonts w:ascii="Times New Roman" w:eastAsia="Times New Roman" w:hAnsi="Times New Roman" w:cs="Times New Roman"/>
                <w:b w:val="0"/>
                <w:bCs w:val="0"/>
                <w:color w:val="333333"/>
                <w:sz w:val="20"/>
                <w:szCs w:val="20"/>
                <w:lang w:val="es-ES" w:eastAsia="es-ES"/>
              </w:rPr>
              <w:t>EA</w:t>
            </w:r>
          </w:p>
        </w:tc>
        <w:tc>
          <w:tcPr>
            <w:tcW w:w="1366" w:type="dxa"/>
            <w:noWrap/>
            <w:hideMark/>
          </w:tcPr>
          <w:p w:rsidR="00773262" w:rsidRPr="00773262" w:rsidRDefault="00773262" w:rsidP="00773262">
            <w:pPr>
              <w:jc w:val="center"/>
              <w:cnfStyle w:val="100000000000"/>
              <w:rPr>
                <w:rFonts w:ascii="Times New Roman" w:eastAsia="Times New Roman" w:hAnsi="Times New Roman" w:cs="Times New Roman"/>
                <w:b w:val="0"/>
                <w:bCs w:val="0"/>
                <w:color w:val="333333"/>
                <w:sz w:val="20"/>
                <w:szCs w:val="20"/>
                <w:lang w:val="es-ES" w:eastAsia="es-ES"/>
              </w:rPr>
            </w:pPr>
            <w:r w:rsidRPr="00773262">
              <w:rPr>
                <w:rFonts w:ascii="Times New Roman" w:eastAsia="Times New Roman" w:hAnsi="Times New Roman" w:cs="Times New Roman"/>
                <w:b w:val="0"/>
                <w:bCs w:val="0"/>
                <w:color w:val="333333"/>
                <w:sz w:val="20"/>
                <w:szCs w:val="20"/>
                <w:lang w:val="es-ES" w:eastAsia="es-ES"/>
              </w:rPr>
              <w:t>MA</w:t>
            </w:r>
          </w:p>
        </w:tc>
        <w:tc>
          <w:tcPr>
            <w:tcW w:w="1366" w:type="dxa"/>
            <w:noWrap/>
            <w:hideMark/>
          </w:tcPr>
          <w:p w:rsidR="00773262" w:rsidRPr="00773262" w:rsidRDefault="00773262" w:rsidP="00773262">
            <w:pPr>
              <w:jc w:val="center"/>
              <w:cnfStyle w:val="100000000000"/>
              <w:rPr>
                <w:rFonts w:ascii="Times New Roman" w:eastAsia="Times New Roman" w:hAnsi="Times New Roman" w:cs="Times New Roman"/>
                <w:b w:val="0"/>
                <w:bCs w:val="0"/>
                <w:color w:val="333333"/>
                <w:sz w:val="20"/>
                <w:szCs w:val="20"/>
                <w:lang w:val="es-ES" w:eastAsia="es-ES"/>
              </w:rPr>
            </w:pPr>
            <w:r w:rsidRPr="00773262">
              <w:rPr>
                <w:rFonts w:ascii="Times New Roman" w:eastAsia="Times New Roman" w:hAnsi="Times New Roman" w:cs="Times New Roman"/>
                <w:b w:val="0"/>
                <w:bCs w:val="0"/>
                <w:color w:val="333333"/>
                <w:sz w:val="20"/>
                <w:szCs w:val="20"/>
                <w:lang w:val="es-ES" w:eastAsia="es-ES"/>
              </w:rPr>
              <w:t>YO</w:t>
            </w:r>
          </w:p>
        </w:tc>
        <w:tc>
          <w:tcPr>
            <w:tcW w:w="1466" w:type="dxa"/>
            <w:noWrap/>
            <w:hideMark/>
          </w:tcPr>
          <w:p w:rsidR="00773262" w:rsidRPr="00773262" w:rsidRDefault="00773262" w:rsidP="00773262">
            <w:pPr>
              <w:jc w:val="center"/>
              <w:cnfStyle w:val="100000000000"/>
              <w:rPr>
                <w:rFonts w:ascii="Times New Roman" w:eastAsia="Times New Roman" w:hAnsi="Times New Roman" w:cs="Times New Roman"/>
                <w:b w:val="0"/>
                <w:bCs w:val="0"/>
                <w:color w:val="333333"/>
                <w:sz w:val="20"/>
                <w:szCs w:val="20"/>
                <w:lang w:val="es-ES" w:eastAsia="es-ES"/>
              </w:rPr>
            </w:pPr>
            <w:r w:rsidRPr="00773262">
              <w:rPr>
                <w:rFonts w:ascii="Times New Roman" w:eastAsia="Times New Roman" w:hAnsi="Times New Roman" w:cs="Times New Roman"/>
                <w:b w:val="0"/>
                <w:bCs w:val="0"/>
                <w:color w:val="333333"/>
                <w:sz w:val="20"/>
                <w:szCs w:val="20"/>
                <w:lang w:val="es-ES" w:eastAsia="es-ES"/>
              </w:rPr>
              <w:t>MVO</w:t>
            </w:r>
          </w:p>
        </w:tc>
        <w:tc>
          <w:tcPr>
            <w:tcW w:w="800" w:type="dxa"/>
            <w:noWrap/>
            <w:hideMark/>
          </w:tcPr>
          <w:p w:rsidR="00773262" w:rsidRPr="00773262" w:rsidRDefault="00773262" w:rsidP="00773262">
            <w:pPr>
              <w:jc w:val="center"/>
              <w:cnfStyle w:val="100000000000"/>
              <w:rPr>
                <w:rFonts w:ascii="Times New Roman" w:eastAsia="Times New Roman" w:hAnsi="Times New Roman" w:cs="Times New Roman"/>
                <w:b w:val="0"/>
                <w:bCs w:val="0"/>
                <w:color w:val="333333"/>
                <w:sz w:val="20"/>
                <w:szCs w:val="20"/>
                <w:lang w:val="es-ES" w:eastAsia="es-ES"/>
              </w:rPr>
            </w:pPr>
            <w:del w:id="261" w:author="Jordi Real" w:date="2020-11-02T09:08:00Z">
              <w:r w:rsidRPr="00773262" w:rsidDel="00BB2C77">
                <w:rPr>
                  <w:rFonts w:ascii="Times New Roman" w:eastAsia="Times New Roman" w:hAnsi="Times New Roman" w:cs="Times New Roman"/>
                  <w:b w:val="0"/>
                  <w:bCs w:val="0"/>
                  <w:color w:val="333333"/>
                  <w:sz w:val="20"/>
                  <w:szCs w:val="20"/>
                  <w:lang w:val="es-ES" w:eastAsia="es-ES"/>
                </w:rPr>
                <w:delText>p.trend</w:delText>
              </w:r>
            </w:del>
          </w:p>
        </w:tc>
        <w:tc>
          <w:tcPr>
            <w:tcW w:w="860" w:type="dxa"/>
            <w:noWrap/>
            <w:hideMark/>
          </w:tcPr>
          <w:p w:rsidR="00773262" w:rsidRPr="00773262" w:rsidRDefault="00773262" w:rsidP="00773262">
            <w:pPr>
              <w:jc w:val="center"/>
              <w:cnfStyle w:val="100000000000"/>
              <w:rPr>
                <w:rFonts w:ascii="Times New Roman" w:eastAsia="Times New Roman" w:hAnsi="Times New Roman" w:cs="Times New Roman"/>
                <w:b w:val="0"/>
                <w:bCs w:val="0"/>
                <w:color w:val="333333"/>
                <w:sz w:val="20"/>
                <w:szCs w:val="20"/>
                <w:lang w:val="es-ES" w:eastAsia="es-ES"/>
              </w:rPr>
            </w:pPr>
            <w:r w:rsidRPr="00773262">
              <w:rPr>
                <w:rFonts w:ascii="Times New Roman" w:eastAsia="Times New Roman" w:hAnsi="Times New Roman" w:cs="Times New Roman"/>
                <w:b w:val="0"/>
                <w:bCs w:val="0"/>
                <w:color w:val="333333"/>
                <w:sz w:val="20"/>
                <w:szCs w:val="20"/>
                <w:lang w:val="es-ES" w:eastAsia="es-ES"/>
              </w:rPr>
              <w:t>N</w:t>
            </w:r>
          </w:p>
        </w:tc>
      </w:tr>
      <w:tr w:rsidR="001E7BEB" w:rsidRPr="00773262" w:rsidTr="00A33FBD">
        <w:trPr>
          <w:cnfStyle w:val="000000100000"/>
          <w:trHeight w:val="315"/>
        </w:trPr>
        <w:tc>
          <w:tcPr>
            <w:cnfStyle w:val="001000000000"/>
            <w:tcW w:w="2758" w:type="dxa"/>
            <w:noWrap/>
            <w:hideMark/>
          </w:tcPr>
          <w:p w:rsidR="001E7BEB" w:rsidRPr="00773262" w:rsidRDefault="001E7BEB" w:rsidP="00773262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ES" w:eastAsia="es-ES"/>
              </w:rPr>
            </w:pPr>
            <w:proofErr w:type="spellStart"/>
            <w:r w:rsidRPr="0077326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ES" w:eastAsia="es-ES"/>
              </w:rPr>
              <w:t>Number</w:t>
            </w:r>
            <w:proofErr w:type="spellEnd"/>
            <w:r w:rsidRPr="0077326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ES" w:eastAsia="es-ES"/>
              </w:rPr>
              <w:t xml:space="preserve"> %</w:t>
            </w:r>
          </w:p>
        </w:tc>
        <w:tc>
          <w:tcPr>
            <w:tcW w:w="1320" w:type="dxa"/>
            <w:noWrap/>
            <w:hideMark/>
          </w:tcPr>
          <w:p w:rsidR="001E7BEB" w:rsidRPr="00773262" w:rsidRDefault="001E7BEB" w:rsidP="00773262">
            <w:pPr>
              <w:jc w:val="center"/>
              <w:cnfStyle w:val="000000100000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r w:rsidRPr="00773262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257914</w:t>
            </w:r>
          </w:p>
        </w:tc>
        <w:tc>
          <w:tcPr>
            <w:tcW w:w="1320" w:type="dxa"/>
            <w:noWrap/>
            <w:hideMark/>
          </w:tcPr>
          <w:p w:rsidR="001E7BEB" w:rsidRPr="00773262" w:rsidRDefault="001E7BEB" w:rsidP="00773262">
            <w:pPr>
              <w:jc w:val="center"/>
              <w:cnfStyle w:val="000000100000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r w:rsidRPr="00773262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3051 (1.2%)</w:t>
            </w:r>
          </w:p>
        </w:tc>
        <w:tc>
          <w:tcPr>
            <w:tcW w:w="1366" w:type="dxa"/>
            <w:noWrap/>
            <w:hideMark/>
          </w:tcPr>
          <w:p w:rsidR="001E7BEB" w:rsidRPr="00773262" w:rsidRDefault="001E7BEB" w:rsidP="00773262">
            <w:pPr>
              <w:jc w:val="center"/>
              <w:cnfStyle w:val="000000100000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r w:rsidRPr="00773262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57793(22.4%)</w:t>
            </w:r>
          </w:p>
        </w:tc>
        <w:tc>
          <w:tcPr>
            <w:tcW w:w="1366" w:type="dxa"/>
            <w:noWrap/>
            <w:hideMark/>
          </w:tcPr>
          <w:p w:rsidR="001E7BEB" w:rsidRPr="00773262" w:rsidRDefault="001E7BEB" w:rsidP="00773262">
            <w:pPr>
              <w:jc w:val="center"/>
              <w:cnfStyle w:val="000000100000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r w:rsidRPr="00773262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44444(17.2%)</w:t>
            </w:r>
          </w:p>
        </w:tc>
        <w:tc>
          <w:tcPr>
            <w:tcW w:w="1366" w:type="dxa"/>
            <w:noWrap/>
            <w:hideMark/>
          </w:tcPr>
          <w:p w:rsidR="001E7BEB" w:rsidRPr="00773262" w:rsidRDefault="001E7BEB" w:rsidP="00773262">
            <w:pPr>
              <w:jc w:val="center"/>
              <w:cnfStyle w:val="000000100000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r w:rsidRPr="00773262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50798(19.7%)</w:t>
            </w:r>
          </w:p>
        </w:tc>
        <w:tc>
          <w:tcPr>
            <w:tcW w:w="1466" w:type="dxa"/>
            <w:noWrap/>
            <w:hideMark/>
          </w:tcPr>
          <w:p w:rsidR="001E7BEB" w:rsidRPr="00773262" w:rsidRDefault="001E7BEB" w:rsidP="00773262">
            <w:pPr>
              <w:jc w:val="center"/>
              <w:cnfStyle w:val="000000100000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r w:rsidRPr="00773262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101828(39.5%)</w:t>
            </w:r>
          </w:p>
        </w:tc>
        <w:tc>
          <w:tcPr>
            <w:tcW w:w="800" w:type="dxa"/>
            <w:noWrap/>
            <w:hideMark/>
          </w:tcPr>
          <w:p w:rsidR="001E7BEB" w:rsidRPr="00773262" w:rsidRDefault="001E7BEB" w:rsidP="001B5D7F">
            <w:pPr>
              <w:jc w:val="center"/>
              <w:cnfStyle w:val="000000100000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del w:id="262" w:author="Jordi Real" w:date="2020-11-02T09:08:00Z">
              <w:r w:rsidRPr="00773262" w:rsidDel="00BB2C77">
                <w:rPr>
                  <w:rFonts w:ascii="Times New Roman" w:eastAsia="Times New Roman" w:hAnsi="Times New Roman" w:cs="Times New Roman"/>
                  <w:color w:val="333333"/>
                  <w:sz w:val="20"/>
                  <w:szCs w:val="20"/>
                  <w:lang w:val="es-ES" w:eastAsia="es-ES"/>
                </w:rPr>
                <w:delText>&lt;0.001</w:delText>
              </w:r>
            </w:del>
          </w:p>
        </w:tc>
        <w:tc>
          <w:tcPr>
            <w:tcW w:w="860" w:type="dxa"/>
            <w:noWrap/>
            <w:hideMark/>
          </w:tcPr>
          <w:p w:rsidR="001E7BEB" w:rsidRPr="00773262" w:rsidRDefault="001E7BEB" w:rsidP="00773262">
            <w:pPr>
              <w:jc w:val="center"/>
              <w:cnfStyle w:val="000000100000"/>
              <w:rPr>
                <w:rFonts w:ascii="Times New Roman" w:eastAsia="Times New Roman" w:hAnsi="Times New Roman" w:cs="Times New Roman"/>
                <w:i/>
                <w:iCs/>
                <w:color w:val="333333"/>
                <w:sz w:val="20"/>
                <w:szCs w:val="20"/>
                <w:lang w:val="es-ES" w:eastAsia="es-ES"/>
              </w:rPr>
            </w:pPr>
            <w:r w:rsidRPr="00773262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257905</w:t>
            </w:r>
          </w:p>
        </w:tc>
      </w:tr>
      <w:tr w:rsidR="001E7BEB" w:rsidRPr="00773262" w:rsidTr="00A33FBD">
        <w:trPr>
          <w:cnfStyle w:val="000000010000"/>
          <w:trHeight w:val="315"/>
        </w:trPr>
        <w:tc>
          <w:tcPr>
            <w:cnfStyle w:val="001000000000"/>
            <w:tcW w:w="2758" w:type="dxa"/>
            <w:hideMark/>
          </w:tcPr>
          <w:p w:rsidR="001E7BEB" w:rsidRPr="00773262" w:rsidRDefault="001E7BEB" w:rsidP="00773262">
            <w:pPr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proofErr w:type="spellStart"/>
            <w:r w:rsidRPr="00773262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Age</w:t>
            </w:r>
            <w:proofErr w:type="spellEnd"/>
            <w:r w:rsidRPr="00773262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 xml:space="preserve"> (</w:t>
            </w:r>
            <w:proofErr w:type="spellStart"/>
            <w:r w:rsidRPr="00773262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Years</w:t>
            </w:r>
            <w:proofErr w:type="spellEnd"/>
            <w:r w:rsidRPr="00773262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)</w:t>
            </w:r>
          </w:p>
        </w:tc>
        <w:tc>
          <w:tcPr>
            <w:tcW w:w="1320" w:type="dxa"/>
            <w:hideMark/>
          </w:tcPr>
          <w:p w:rsidR="001E7BEB" w:rsidRPr="00773262" w:rsidRDefault="001E7BEB" w:rsidP="00773262">
            <w:pPr>
              <w:jc w:val="center"/>
              <w:cnfStyle w:val="000000010000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r w:rsidRPr="00773262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69.0 (13.8)</w:t>
            </w:r>
          </w:p>
        </w:tc>
        <w:tc>
          <w:tcPr>
            <w:tcW w:w="1320" w:type="dxa"/>
            <w:hideMark/>
          </w:tcPr>
          <w:p w:rsidR="001E7BEB" w:rsidRPr="00773262" w:rsidRDefault="001E7BEB" w:rsidP="00773262">
            <w:pPr>
              <w:jc w:val="center"/>
              <w:cnfStyle w:val="000000010000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r w:rsidRPr="00773262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31.8 (2.19)</w:t>
            </w:r>
          </w:p>
        </w:tc>
        <w:tc>
          <w:tcPr>
            <w:tcW w:w="1366" w:type="dxa"/>
            <w:hideMark/>
          </w:tcPr>
          <w:p w:rsidR="001E7BEB" w:rsidRPr="00773262" w:rsidRDefault="001E7BEB" w:rsidP="00773262">
            <w:pPr>
              <w:jc w:val="center"/>
              <w:cnfStyle w:val="000000010000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r w:rsidRPr="00773262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51.4 (7.40)</w:t>
            </w:r>
          </w:p>
        </w:tc>
        <w:tc>
          <w:tcPr>
            <w:tcW w:w="1366" w:type="dxa"/>
            <w:hideMark/>
          </w:tcPr>
          <w:p w:rsidR="001E7BEB" w:rsidRPr="00773262" w:rsidRDefault="001E7BEB" w:rsidP="00773262">
            <w:pPr>
              <w:jc w:val="center"/>
              <w:cnfStyle w:val="000000010000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r w:rsidRPr="00773262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62.3 (4.18)</w:t>
            </w:r>
          </w:p>
        </w:tc>
        <w:tc>
          <w:tcPr>
            <w:tcW w:w="1366" w:type="dxa"/>
            <w:hideMark/>
          </w:tcPr>
          <w:p w:rsidR="001E7BEB" w:rsidRPr="00773262" w:rsidRDefault="001E7BEB" w:rsidP="00773262">
            <w:pPr>
              <w:jc w:val="center"/>
              <w:cnfStyle w:val="000000010000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r w:rsidRPr="00773262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70.9 (2.87)</w:t>
            </w:r>
          </w:p>
        </w:tc>
        <w:tc>
          <w:tcPr>
            <w:tcW w:w="1466" w:type="dxa"/>
            <w:hideMark/>
          </w:tcPr>
          <w:p w:rsidR="001E7BEB" w:rsidRPr="00773262" w:rsidRDefault="001E7BEB" w:rsidP="00773262">
            <w:pPr>
              <w:jc w:val="center"/>
              <w:cnfStyle w:val="000000010000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r w:rsidRPr="00773262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82.2 (4.96)</w:t>
            </w:r>
          </w:p>
        </w:tc>
        <w:tc>
          <w:tcPr>
            <w:tcW w:w="800" w:type="dxa"/>
            <w:hideMark/>
          </w:tcPr>
          <w:p w:rsidR="001E7BEB" w:rsidRPr="00773262" w:rsidRDefault="001E7BEB" w:rsidP="001B5D7F">
            <w:pPr>
              <w:jc w:val="center"/>
              <w:cnfStyle w:val="000000010000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del w:id="263" w:author="Jordi Real" w:date="2020-11-02T09:08:00Z">
              <w:r w:rsidRPr="00773262" w:rsidDel="00BB2C77">
                <w:rPr>
                  <w:rFonts w:ascii="Times New Roman" w:eastAsia="Times New Roman" w:hAnsi="Times New Roman" w:cs="Times New Roman"/>
                  <w:color w:val="333333"/>
                  <w:sz w:val="20"/>
                  <w:szCs w:val="20"/>
                  <w:lang w:val="es-ES" w:eastAsia="es-ES"/>
                </w:rPr>
                <w:delText>&lt;0.001</w:delText>
              </w:r>
            </w:del>
          </w:p>
        </w:tc>
        <w:tc>
          <w:tcPr>
            <w:tcW w:w="860" w:type="dxa"/>
            <w:hideMark/>
          </w:tcPr>
          <w:p w:rsidR="001E7BEB" w:rsidRPr="00773262" w:rsidRDefault="001E7BEB" w:rsidP="00773262">
            <w:pPr>
              <w:jc w:val="center"/>
              <w:cnfStyle w:val="000000010000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r w:rsidRPr="00773262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257905</w:t>
            </w:r>
          </w:p>
        </w:tc>
      </w:tr>
      <w:tr w:rsidR="001E7BEB" w:rsidRPr="00773262" w:rsidTr="00A33FBD">
        <w:trPr>
          <w:cnfStyle w:val="000000100000"/>
          <w:trHeight w:val="315"/>
        </w:trPr>
        <w:tc>
          <w:tcPr>
            <w:cnfStyle w:val="001000000000"/>
            <w:tcW w:w="2758" w:type="dxa"/>
            <w:noWrap/>
            <w:hideMark/>
          </w:tcPr>
          <w:p w:rsidR="001E7BEB" w:rsidRPr="00773262" w:rsidRDefault="001E7BEB" w:rsidP="00773262">
            <w:pPr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proofErr w:type="spellStart"/>
            <w:r w:rsidRPr="00773262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Male</w:t>
            </w:r>
            <w:proofErr w:type="spellEnd"/>
            <w:r w:rsidRPr="00773262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 xml:space="preserve"> sex</w:t>
            </w:r>
          </w:p>
        </w:tc>
        <w:tc>
          <w:tcPr>
            <w:tcW w:w="1320" w:type="dxa"/>
            <w:hideMark/>
          </w:tcPr>
          <w:p w:rsidR="001E7BEB" w:rsidRPr="00773262" w:rsidRDefault="001E7BEB" w:rsidP="00773262">
            <w:pPr>
              <w:jc w:val="center"/>
              <w:cnfStyle w:val="000000100000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r w:rsidRPr="00773262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137338 (53.3%)</w:t>
            </w:r>
          </w:p>
        </w:tc>
        <w:tc>
          <w:tcPr>
            <w:tcW w:w="1320" w:type="dxa"/>
            <w:hideMark/>
          </w:tcPr>
          <w:p w:rsidR="001E7BEB" w:rsidRPr="00773262" w:rsidRDefault="001E7BEB" w:rsidP="00773262">
            <w:pPr>
              <w:jc w:val="center"/>
              <w:cnfStyle w:val="000000100000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r w:rsidRPr="00773262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1754 (57.5%)</w:t>
            </w:r>
          </w:p>
        </w:tc>
        <w:tc>
          <w:tcPr>
            <w:tcW w:w="1366" w:type="dxa"/>
            <w:hideMark/>
          </w:tcPr>
          <w:p w:rsidR="001E7BEB" w:rsidRPr="00773262" w:rsidRDefault="001E7BEB" w:rsidP="00773262">
            <w:pPr>
              <w:jc w:val="center"/>
              <w:cnfStyle w:val="000000100000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r w:rsidRPr="00773262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29066 (50.3%)</w:t>
            </w:r>
          </w:p>
        </w:tc>
        <w:tc>
          <w:tcPr>
            <w:tcW w:w="1366" w:type="dxa"/>
            <w:hideMark/>
          </w:tcPr>
          <w:p w:rsidR="001E7BEB" w:rsidRPr="00773262" w:rsidRDefault="001E7BEB" w:rsidP="00773262">
            <w:pPr>
              <w:jc w:val="center"/>
              <w:cnfStyle w:val="000000100000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r w:rsidRPr="00773262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31897 (71.8%)</w:t>
            </w:r>
          </w:p>
        </w:tc>
        <w:tc>
          <w:tcPr>
            <w:tcW w:w="1366" w:type="dxa"/>
            <w:hideMark/>
          </w:tcPr>
          <w:p w:rsidR="001E7BEB" w:rsidRPr="00773262" w:rsidRDefault="001E7BEB" w:rsidP="00773262">
            <w:pPr>
              <w:jc w:val="center"/>
              <w:cnfStyle w:val="000000100000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r w:rsidRPr="00773262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34914 (68.7%)</w:t>
            </w:r>
          </w:p>
        </w:tc>
        <w:tc>
          <w:tcPr>
            <w:tcW w:w="1466" w:type="dxa"/>
            <w:hideMark/>
          </w:tcPr>
          <w:p w:rsidR="001E7BEB" w:rsidRPr="00773262" w:rsidRDefault="001E7BEB" w:rsidP="00773262">
            <w:pPr>
              <w:jc w:val="center"/>
              <w:cnfStyle w:val="000000100000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r w:rsidRPr="00773262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39707 (39.0%)</w:t>
            </w:r>
          </w:p>
        </w:tc>
        <w:tc>
          <w:tcPr>
            <w:tcW w:w="800" w:type="dxa"/>
            <w:noWrap/>
            <w:hideMark/>
          </w:tcPr>
          <w:p w:rsidR="001E7BEB" w:rsidRPr="00773262" w:rsidRDefault="001E7BEB" w:rsidP="001B5D7F">
            <w:pPr>
              <w:jc w:val="center"/>
              <w:cnfStyle w:val="000000100000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del w:id="264" w:author="Jordi Real" w:date="2020-11-02T09:08:00Z">
              <w:r w:rsidRPr="00773262" w:rsidDel="00BB2C77">
                <w:rPr>
                  <w:rFonts w:ascii="Times New Roman" w:eastAsia="Times New Roman" w:hAnsi="Times New Roman" w:cs="Times New Roman"/>
                  <w:color w:val="333333"/>
                  <w:sz w:val="20"/>
                  <w:szCs w:val="20"/>
                  <w:lang w:val="es-ES" w:eastAsia="es-ES"/>
                </w:rPr>
                <w:delText>&lt;0.001</w:delText>
              </w:r>
            </w:del>
          </w:p>
        </w:tc>
        <w:tc>
          <w:tcPr>
            <w:tcW w:w="860" w:type="dxa"/>
            <w:noWrap/>
            <w:hideMark/>
          </w:tcPr>
          <w:p w:rsidR="001E7BEB" w:rsidRPr="00773262" w:rsidRDefault="001E7BEB" w:rsidP="00773262">
            <w:pPr>
              <w:jc w:val="center"/>
              <w:cnfStyle w:val="000000100000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ES" w:eastAsia="es-ES"/>
              </w:rPr>
            </w:pPr>
            <w:r w:rsidRPr="00773262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257905</w:t>
            </w:r>
          </w:p>
        </w:tc>
      </w:tr>
      <w:tr w:rsidR="001E7BEB" w:rsidRPr="00773262" w:rsidTr="00A33FBD">
        <w:trPr>
          <w:cnfStyle w:val="000000010000"/>
          <w:trHeight w:val="315"/>
        </w:trPr>
        <w:tc>
          <w:tcPr>
            <w:cnfStyle w:val="001000000000"/>
            <w:tcW w:w="2758" w:type="dxa"/>
            <w:hideMark/>
          </w:tcPr>
          <w:p w:rsidR="001E7BEB" w:rsidRPr="00773262" w:rsidRDefault="001E7BEB" w:rsidP="00773262">
            <w:pPr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proofErr w:type="spellStart"/>
            <w:r w:rsidRPr="00773262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Smoker</w:t>
            </w:r>
            <w:proofErr w:type="spellEnd"/>
          </w:p>
        </w:tc>
        <w:tc>
          <w:tcPr>
            <w:tcW w:w="1320" w:type="dxa"/>
            <w:hideMark/>
          </w:tcPr>
          <w:p w:rsidR="001E7BEB" w:rsidRPr="00773262" w:rsidRDefault="001E7BEB" w:rsidP="00773262">
            <w:pPr>
              <w:jc w:val="center"/>
              <w:cnfStyle w:val="000000010000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r w:rsidRPr="00773262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46641 (23.8%)</w:t>
            </w:r>
          </w:p>
        </w:tc>
        <w:tc>
          <w:tcPr>
            <w:tcW w:w="1320" w:type="dxa"/>
            <w:hideMark/>
          </w:tcPr>
          <w:p w:rsidR="001E7BEB" w:rsidRPr="00773262" w:rsidRDefault="001E7BEB" w:rsidP="00773262">
            <w:pPr>
              <w:jc w:val="center"/>
              <w:cnfStyle w:val="000000010000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r w:rsidRPr="00773262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1019 (55.3%)</w:t>
            </w:r>
          </w:p>
        </w:tc>
        <w:tc>
          <w:tcPr>
            <w:tcW w:w="1366" w:type="dxa"/>
            <w:hideMark/>
          </w:tcPr>
          <w:p w:rsidR="001E7BEB" w:rsidRPr="00773262" w:rsidRDefault="001E7BEB" w:rsidP="00773262">
            <w:pPr>
              <w:jc w:val="center"/>
              <w:cnfStyle w:val="000000010000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r w:rsidRPr="00773262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19833 (48.2%)</w:t>
            </w:r>
          </w:p>
        </w:tc>
        <w:tc>
          <w:tcPr>
            <w:tcW w:w="1366" w:type="dxa"/>
            <w:hideMark/>
          </w:tcPr>
          <w:p w:rsidR="001E7BEB" w:rsidRPr="00773262" w:rsidRDefault="001E7BEB" w:rsidP="00773262">
            <w:pPr>
              <w:jc w:val="center"/>
              <w:cnfStyle w:val="000000010000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r w:rsidRPr="00773262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11938 (34.9%)</w:t>
            </w:r>
          </w:p>
        </w:tc>
        <w:tc>
          <w:tcPr>
            <w:tcW w:w="1366" w:type="dxa"/>
            <w:hideMark/>
          </w:tcPr>
          <w:p w:rsidR="001E7BEB" w:rsidRPr="00773262" w:rsidRDefault="001E7BEB" w:rsidP="00773262">
            <w:pPr>
              <w:jc w:val="center"/>
              <w:cnfStyle w:val="000000010000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r w:rsidRPr="00773262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8537 (20.8%)</w:t>
            </w:r>
          </w:p>
        </w:tc>
        <w:tc>
          <w:tcPr>
            <w:tcW w:w="1466" w:type="dxa"/>
            <w:hideMark/>
          </w:tcPr>
          <w:p w:rsidR="001E7BEB" w:rsidRPr="00773262" w:rsidRDefault="001E7BEB" w:rsidP="00773262">
            <w:pPr>
              <w:jc w:val="center"/>
              <w:cnfStyle w:val="000000010000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r w:rsidRPr="00773262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5314 (6.82%)</w:t>
            </w:r>
          </w:p>
        </w:tc>
        <w:tc>
          <w:tcPr>
            <w:tcW w:w="800" w:type="dxa"/>
            <w:hideMark/>
          </w:tcPr>
          <w:p w:rsidR="001E7BEB" w:rsidRPr="00773262" w:rsidRDefault="001E7BEB" w:rsidP="001B5D7F">
            <w:pPr>
              <w:jc w:val="center"/>
              <w:cnfStyle w:val="000000010000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del w:id="265" w:author="Jordi Real" w:date="2020-11-02T09:08:00Z">
              <w:r w:rsidRPr="00773262" w:rsidDel="00BB2C77">
                <w:rPr>
                  <w:rFonts w:ascii="Times New Roman" w:eastAsia="Times New Roman" w:hAnsi="Times New Roman" w:cs="Times New Roman"/>
                  <w:color w:val="333333"/>
                  <w:sz w:val="20"/>
                  <w:szCs w:val="20"/>
                  <w:lang w:val="es-ES" w:eastAsia="es-ES"/>
                </w:rPr>
                <w:delText>&lt;0.001</w:delText>
              </w:r>
            </w:del>
          </w:p>
        </w:tc>
        <w:tc>
          <w:tcPr>
            <w:tcW w:w="860" w:type="dxa"/>
            <w:hideMark/>
          </w:tcPr>
          <w:p w:rsidR="001E7BEB" w:rsidRPr="00773262" w:rsidRDefault="001E7BEB" w:rsidP="00773262">
            <w:pPr>
              <w:jc w:val="center"/>
              <w:cnfStyle w:val="000000010000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r w:rsidRPr="001E7BEB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196074</w:t>
            </w:r>
          </w:p>
        </w:tc>
      </w:tr>
      <w:tr w:rsidR="001E7BEB" w:rsidRPr="00773262" w:rsidTr="00A33FBD">
        <w:trPr>
          <w:cnfStyle w:val="000000100000"/>
          <w:trHeight w:val="315"/>
        </w:trPr>
        <w:tc>
          <w:tcPr>
            <w:cnfStyle w:val="001000000000"/>
            <w:tcW w:w="2758" w:type="dxa"/>
            <w:noWrap/>
            <w:hideMark/>
          </w:tcPr>
          <w:p w:rsidR="001E7BEB" w:rsidRPr="00773262" w:rsidRDefault="001E7BEB" w:rsidP="00773262">
            <w:pPr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proofErr w:type="spellStart"/>
            <w:r w:rsidRPr="00773262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Type</w:t>
            </w:r>
            <w:proofErr w:type="spellEnd"/>
            <w:r w:rsidRPr="00773262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 xml:space="preserve"> 2 diabetes</w:t>
            </w:r>
          </w:p>
        </w:tc>
        <w:tc>
          <w:tcPr>
            <w:tcW w:w="1320" w:type="dxa"/>
            <w:hideMark/>
          </w:tcPr>
          <w:p w:rsidR="001E7BEB" w:rsidRPr="00773262" w:rsidRDefault="001E7BEB" w:rsidP="00773262">
            <w:pPr>
              <w:jc w:val="center"/>
              <w:cnfStyle w:val="000000100000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r w:rsidRPr="00773262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58064 (22.5%)</w:t>
            </w:r>
          </w:p>
        </w:tc>
        <w:tc>
          <w:tcPr>
            <w:tcW w:w="1320" w:type="dxa"/>
            <w:hideMark/>
          </w:tcPr>
          <w:p w:rsidR="001E7BEB" w:rsidRPr="00773262" w:rsidRDefault="001E7BEB" w:rsidP="00773262">
            <w:pPr>
              <w:jc w:val="center"/>
              <w:cnfStyle w:val="000000100000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r w:rsidRPr="00773262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57 (1.87%)</w:t>
            </w:r>
          </w:p>
        </w:tc>
        <w:tc>
          <w:tcPr>
            <w:tcW w:w="1366" w:type="dxa"/>
            <w:hideMark/>
          </w:tcPr>
          <w:p w:rsidR="001E7BEB" w:rsidRPr="00773262" w:rsidRDefault="001E7BEB" w:rsidP="00773262">
            <w:pPr>
              <w:jc w:val="center"/>
              <w:cnfStyle w:val="000000100000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r w:rsidRPr="00773262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7923 (13.7%)</w:t>
            </w:r>
          </w:p>
        </w:tc>
        <w:tc>
          <w:tcPr>
            <w:tcW w:w="1366" w:type="dxa"/>
            <w:hideMark/>
          </w:tcPr>
          <w:p w:rsidR="001E7BEB" w:rsidRPr="00773262" w:rsidRDefault="001E7BEB" w:rsidP="00773262">
            <w:pPr>
              <w:jc w:val="center"/>
              <w:cnfStyle w:val="000000100000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r w:rsidRPr="00773262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10763 (24.2%)</w:t>
            </w:r>
          </w:p>
        </w:tc>
        <w:tc>
          <w:tcPr>
            <w:tcW w:w="1366" w:type="dxa"/>
            <w:hideMark/>
          </w:tcPr>
          <w:p w:rsidR="001E7BEB" w:rsidRPr="00773262" w:rsidRDefault="001E7BEB" w:rsidP="00773262">
            <w:pPr>
              <w:jc w:val="center"/>
              <w:cnfStyle w:val="000000100000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r w:rsidRPr="00773262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14604 (28.7%)</w:t>
            </w:r>
          </w:p>
        </w:tc>
        <w:tc>
          <w:tcPr>
            <w:tcW w:w="1466" w:type="dxa"/>
            <w:hideMark/>
          </w:tcPr>
          <w:p w:rsidR="001E7BEB" w:rsidRPr="00773262" w:rsidRDefault="001E7BEB" w:rsidP="00773262">
            <w:pPr>
              <w:jc w:val="center"/>
              <w:cnfStyle w:val="000000100000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r w:rsidRPr="00773262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24717 (24.3%)</w:t>
            </w:r>
          </w:p>
        </w:tc>
        <w:tc>
          <w:tcPr>
            <w:tcW w:w="800" w:type="dxa"/>
            <w:hideMark/>
          </w:tcPr>
          <w:p w:rsidR="001E7BEB" w:rsidRPr="00773262" w:rsidRDefault="001E7BEB" w:rsidP="001B5D7F">
            <w:pPr>
              <w:jc w:val="center"/>
              <w:cnfStyle w:val="000000100000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del w:id="266" w:author="Jordi Real" w:date="2020-11-02T09:08:00Z">
              <w:r w:rsidRPr="00773262" w:rsidDel="00BB2C77">
                <w:rPr>
                  <w:rFonts w:ascii="Times New Roman" w:eastAsia="Times New Roman" w:hAnsi="Times New Roman" w:cs="Times New Roman"/>
                  <w:color w:val="333333"/>
                  <w:sz w:val="20"/>
                  <w:szCs w:val="20"/>
                  <w:lang w:val="es-ES" w:eastAsia="es-ES"/>
                </w:rPr>
                <w:delText>&lt;0.001</w:delText>
              </w:r>
            </w:del>
          </w:p>
        </w:tc>
        <w:tc>
          <w:tcPr>
            <w:tcW w:w="860" w:type="dxa"/>
            <w:hideMark/>
          </w:tcPr>
          <w:p w:rsidR="001E7BEB" w:rsidRPr="00773262" w:rsidRDefault="001E7BEB" w:rsidP="00773262">
            <w:pPr>
              <w:jc w:val="center"/>
              <w:cnfStyle w:val="000000100000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r w:rsidRPr="00773262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257905</w:t>
            </w:r>
          </w:p>
        </w:tc>
      </w:tr>
      <w:tr w:rsidR="001E7BEB" w:rsidRPr="00773262" w:rsidTr="00A33FBD">
        <w:trPr>
          <w:cnfStyle w:val="000000010000"/>
          <w:trHeight w:val="315"/>
        </w:trPr>
        <w:tc>
          <w:tcPr>
            <w:cnfStyle w:val="001000000000"/>
            <w:tcW w:w="2758" w:type="dxa"/>
            <w:noWrap/>
            <w:hideMark/>
          </w:tcPr>
          <w:p w:rsidR="001E7BEB" w:rsidRPr="00773262" w:rsidRDefault="001E7BEB" w:rsidP="00773262">
            <w:pPr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r w:rsidRPr="00773262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 xml:space="preserve">Total </w:t>
            </w:r>
            <w:proofErr w:type="spellStart"/>
            <w:r w:rsidRPr="00773262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cholesterol</w:t>
            </w:r>
            <w:proofErr w:type="spellEnd"/>
            <w:r w:rsidRPr="00773262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 xml:space="preserve"> (mg/dl)</w:t>
            </w:r>
          </w:p>
        </w:tc>
        <w:tc>
          <w:tcPr>
            <w:tcW w:w="1320" w:type="dxa"/>
            <w:hideMark/>
          </w:tcPr>
          <w:p w:rsidR="001E7BEB" w:rsidRPr="00773262" w:rsidRDefault="001E7BEB" w:rsidP="00773262">
            <w:pPr>
              <w:jc w:val="center"/>
              <w:cnfStyle w:val="000000010000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r w:rsidRPr="00773262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206 (39.6)</w:t>
            </w:r>
          </w:p>
        </w:tc>
        <w:tc>
          <w:tcPr>
            <w:tcW w:w="1320" w:type="dxa"/>
            <w:hideMark/>
          </w:tcPr>
          <w:p w:rsidR="001E7BEB" w:rsidRPr="00773262" w:rsidRDefault="001E7BEB" w:rsidP="00773262">
            <w:pPr>
              <w:jc w:val="center"/>
              <w:cnfStyle w:val="000000010000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r w:rsidRPr="00773262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191 (44.9)</w:t>
            </w:r>
          </w:p>
        </w:tc>
        <w:tc>
          <w:tcPr>
            <w:tcW w:w="1366" w:type="dxa"/>
            <w:hideMark/>
          </w:tcPr>
          <w:p w:rsidR="001E7BEB" w:rsidRPr="00773262" w:rsidRDefault="001E7BEB" w:rsidP="00773262">
            <w:pPr>
              <w:jc w:val="center"/>
              <w:cnfStyle w:val="000000010000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r w:rsidRPr="00773262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218 (43.0)</w:t>
            </w:r>
          </w:p>
        </w:tc>
        <w:tc>
          <w:tcPr>
            <w:tcW w:w="1366" w:type="dxa"/>
            <w:hideMark/>
          </w:tcPr>
          <w:p w:rsidR="001E7BEB" w:rsidRPr="00773262" w:rsidRDefault="001E7BEB" w:rsidP="00773262">
            <w:pPr>
              <w:jc w:val="center"/>
              <w:cnfStyle w:val="000000010000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r w:rsidRPr="00773262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211 (40.3)</w:t>
            </w:r>
          </w:p>
        </w:tc>
        <w:tc>
          <w:tcPr>
            <w:tcW w:w="1366" w:type="dxa"/>
            <w:hideMark/>
          </w:tcPr>
          <w:p w:rsidR="001E7BEB" w:rsidRPr="00773262" w:rsidRDefault="001E7BEB" w:rsidP="00773262">
            <w:pPr>
              <w:jc w:val="center"/>
              <w:cnfStyle w:val="000000010000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r w:rsidRPr="00773262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203 (37.6)</w:t>
            </w:r>
          </w:p>
        </w:tc>
        <w:tc>
          <w:tcPr>
            <w:tcW w:w="1466" w:type="dxa"/>
            <w:hideMark/>
          </w:tcPr>
          <w:p w:rsidR="001E7BEB" w:rsidRPr="00773262" w:rsidRDefault="001E7BEB" w:rsidP="00773262">
            <w:pPr>
              <w:jc w:val="center"/>
              <w:cnfStyle w:val="000000010000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r w:rsidRPr="00773262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202 (37.7)</w:t>
            </w:r>
          </w:p>
        </w:tc>
        <w:tc>
          <w:tcPr>
            <w:tcW w:w="800" w:type="dxa"/>
            <w:hideMark/>
          </w:tcPr>
          <w:p w:rsidR="001E7BEB" w:rsidRPr="00773262" w:rsidRDefault="001E7BEB" w:rsidP="001B5D7F">
            <w:pPr>
              <w:jc w:val="center"/>
              <w:cnfStyle w:val="000000010000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del w:id="267" w:author="Jordi Real" w:date="2020-11-02T09:08:00Z">
              <w:r w:rsidRPr="00773262" w:rsidDel="00BB2C77">
                <w:rPr>
                  <w:rFonts w:ascii="Times New Roman" w:eastAsia="Times New Roman" w:hAnsi="Times New Roman" w:cs="Times New Roman"/>
                  <w:color w:val="333333"/>
                  <w:sz w:val="20"/>
                  <w:szCs w:val="20"/>
                  <w:lang w:val="es-ES" w:eastAsia="es-ES"/>
                </w:rPr>
                <w:delText>&lt;0.001</w:delText>
              </w:r>
            </w:del>
          </w:p>
        </w:tc>
        <w:tc>
          <w:tcPr>
            <w:tcW w:w="860" w:type="dxa"/>
            <w:hideMark/>
          </w:tcPr>
          <w:p w:rsidR="001E7BEB" w:rsidRPr="00773262" w:rsidRDefault="001E7BEB" w:rsidP="00773262">
            <w:pPr>
              <w:jc w:val="center"/>
              <w:cnfStyle w:val="000000010000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r w:rsidRPr="00773262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132697</w:t>
            </w:r>
          </w:p>
        </w:tc>
      </w:tr>
      <w:tr w:rsidR="001E7BEB" w:rsidRPr="00773262" w:rsidTr="00A33FBD">
        <w:trPr>
          <w:cnfStyle w:val="000000100000"/>
          <w:trHeight w:val="315"/>
        </w:trPr>
        <w:tc>
          <w:tcPr>
            <w:cnfStyle w:val="001000000000"/>
            <w:tcW w:w="2758" w:type="dxa"/>
            <w:noWrap/>
            <w:hideMark/>
          </w:tcPr>
          <w:p w:rsidR="001E7BEB" w:rsidRPr="00773262" w:rsidRDefault="001E7BEB" w:rsidP="00773262">
            <w:pPr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r w:rsidRPr="00773262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 xml:space="preserve">HDL </w:t>
            </w:r>
            <w:proofErr w:type="spellStart"/>
            <w:r w:rsidRPr="00773262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cholesterol</w:t>
            </w:r>
            <w:proofErr w:type="spellEnd"/>
            <w:r w:rsidRPr="00773262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 xml:space="preserve"> (mg/dl)</w:t>
            </w:r>
          </w:p>
        </w:tc>
        <w:tc>
          <w:tcPr>
            <w:tcW w:w="1320" w:type="dxa"/>
            <w:hideMark/>
          </w:tcPr>
          <w:p w:rsidR="001E7BEB" w:rsidRPr="00773262" w:rsidRDefault="001E7BEB" w:rsidP="00773262">
            <w:pPr>
              <w:jc w:val="center"/>
              <w:cnfStyle w:val="000000100000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r w:rsidRPr="00773262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53.2 (14.3)</w:t>
            </w:r>
          </w:p>
        </w:tc>
        <w:tc>
          <w:tcPr>
            <w:tcW w:w="1320" w:type="dxa"/>
            <w:hideMark/>
          </w:tcPr>
          <w:p w:rsidR="001E7BEB" w:rsidRPr="00773262" w:rsidRDefault="001E7BEB" w:rsidP="00773262">
            <w:pPr>
              <w:jc w:val="center"/>
              <w:cnfStyle w:val="000000100000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r w:rsidRPr="00773262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50.2 (15.2)</w:t>
            </w:r>
          </w:p>
        </w:tc>
        <w:tc>
          <w:tcPr>
            <w:tcW w:w="1366" w:type="dxa"/>
            <w:hideMark/>
          </w:tcPr>
          <w:p w:rsidR="001E7BEB" w:rsidRPr="00773262" w:rsidRDefault="001E7BEB" w:rsidP="00773262">
            <w:pPr>
              <w:jc w:val="center"/>
              <w:cnfStyle w:val="000000100000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r w:rsidRPr="00773262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52.4 (15.0)</w:t>
            </w:r>
          </w:p>
        </w:tc>
        <w:tc>
          <w:tcPr>
            <w:tcW w:w="1366" w:type="dxa"/>
            <w:hideMark/>
          </w:tcPr>
          <w:p w:rsidR="001E7BEB" w:rsidRPr="00773262" w:rsidRDefault="001E7BEB" w:rsidP="00773262">
            <w:pPr>
              <w:jc w:val="center"/>
              <w:cnfStyle w:val="000000100000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r w:rsidRPr="00773262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51.0 (13.9)</w:t>
            </w:r>
          </w:p>
        </w:tc>
        <w:tc>
          <w:tcPr>
            <w:tcW w:w="1366" w:type="dxa"/>
            <w:hideMark/>
          </w:tcPr>
          <w:p w:rsidR="001E7BEB" w:rsidRPr="00773262" w:rsidRDefault="001E7BEB" w:rsidP="00773262">
            <w:pPr>
              <w:jc w:val="center"/>
              <w:cnfStyle w:val="000000100000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r w:rsidRPr="00773262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52.1 (13.7)</w:t>
            </w:r>
          </w:p>
        </w:tc>
        <w:tc>
          <w:tcPr>
            <w:tcW w:w="1466" w:type="dxa"/>
            <w:hideMark/>
          </w:tcPr>
          <w:p w:rsidR="001E7BEB" w:rsidRPr="00773262" w:rsidRDefault="001E7BEB" w:rsidP="00773262">
            <w:pPr>
              <w:jc w:val="center"/>
              <w:cnfStyle w:val="000000100000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r w:rsidRPr="00773262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55.0 (14.4)</w:t>
            </w:r>
          </w:p>
        </w:tc>
        <w:tc>
          <w:tcPr>
            <w:tcW w:w="800" w:type="dxa"/>
            <w:hideMark/>
          </w:tcPr>
          <w:p w:rsidR="001E7BEB" w:rsidRPr="00773262" w:rsidRDefault="001E7BEB" w:rsidP="001B5D7F">
            <w:pPr>
              <w:jc w:val="center"/>
              <w:cnfStyle w:val="000000100000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del w:id="268" w:author="Jordi Real" w:date="2020-11-02T09:08:00Z">
              <w:r w:rsidRPr="00773262" w:rsidDel="00BB2C77">
                <w:rPr>
                  <w:rFonts w:ascii="Times New Roman" w:eastAsia="Times New Roman" w:hAnsi="Times New Roman" w:cs="Times New Roman"/>
                  <w:color w:val="333333"/>
                  <w:sz w:val="20"/>
                  <w:szCs w:val="20"/>
                  <w:lang w:val="es-ES" w:eastAsia="es-ES"/>
                </w:rPr>
                <w:delText>&lt;0.001</w:delText>
              </w:r>
            </w:del>
          </w:p>
        </w:tc>
        <w:tc>
          <w:tcPr>
            <w:tcW w:w="860" w:type="dxa"/>
            <w:hideMark/>
          </w:tcPr>
          <w:p w:rsidR="001E7BEB" w:rsidRPr="00773262" w:rsidRDefault="001E7BEB" w:rsidP="00773262">
            <w:pPr>
              <w:jc w:val="center"/>
              <w:cnfStyle w:val="000000100000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r w:rsidRPr="00773262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107321</w:t>
            </w:r>
          </w:p>
        </w:tc>
      </w:tr>
      <w:tr w:rsidR="001E7BEB" w:rsidRPr="00773262" w:rsidTr="00A33FBD">
        <w:trPr>
          <w:cnfStyle w:val="000000010000"/>
          <w:trHeight w:val="315"/>
        </w:trPr>
        <w:tc>
          <w:tcPr>
            <w:cnfStyle w:val="001000000000"/>
            <w:tcW w:w="2758" w:type="dxa"/>
            <w:noWrap/>
            <w:hideMark/>
          </w:tcPr>
          <w:p w:rsidR="001E7BEB" w:rsidRPr="00773262" w:rsidRDefault="001E7BEB" w:rsidP="00773262">
            <w:pPr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r w:rsidRPr="00773262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 xml:space="preserve">LDL </w:t>
            </w:r>
            <w:proofErr w:type="spellStart"/>
            <w:r w:rsidRPr="00773262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cholesterol</w:t>
            </w:r>
            <w:proofErr w:type="spellEnd"/>
            <w:r w:rsidRPr="00773262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 xml:space="preserve"> (mg/dl)</w:t>
            </w:r>
          </w:p>
        </w:tc>
        <w:tc>
          <w:tcPr>
            <w:tcW w:w="1320" w:type="dxa"/>
            <w:hideMark/>
          </w:tcPr>
          <w:p w:rsidR="001E7BEB" w:rsidRPr="00773262" w:rsidRDefault="001E7BEB" w:rsidP="00773262">
            <w:pPr>
              <w:jc w:val="center"/>
              <w:cnfStyle w:val="000000010000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r w:rsidRPr="00773262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127 (34.4)</w:t>
            </w:r>
          </w:p>
        </w:tc>
        <w:tc>
          <w:tcPr>
            <w:tcW w:w="1320" w:type="dxa"/>
            <w:hideMark/>
          </w:tcPr>
          <w:p w:rsidR="001E7BEB" w:rsidRPr="00773262" w:rsidRDefault="001E7BEB" w:rsidP="00773262">
            <w:pPr>
              <w:jc w:val="center"/>
              <w:cnfStyle w:val="000000010000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r w:rsidRPr="00773262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119 (37.7)</w:t>
            </w:r>
          </w:p>
        </w:tc>
        <w:tc>
          <w:tcPr>
            <w:tcW w:w="1366" w:type="dxa"/>
            <w:hideMark/>
          </w:tcPr>
          <w:p w:rsidR="001E7BEB" w:rsidRPr="00773262" w:rsidRDefault="001E7BEB" w:rsidP="00773262">
            <w:pPr>
              <w:jc w:val="center"/>
              <w:cnfStyle w:val="000000010000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r w:rsidRPr="00773262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137 (37.0)</w:t>
            </w:r>
          </w:p>
        </w:tc>
        <w:tc>
          <w:tcPr>
            <w:tcW w:w="1366" w:type="dxa"/>
            <w:hideMark/>
          </w:tcPr>
          <w:p w:rsidR="001E7BEB" w:rsidRPr="00773262" w:rsidRDefault="001E7BEB" w:rsidP="00773262">
            <w:pPr>
              <w:jc w:val="center"/>
              <w:cnfStyle w:val="000000010000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r w:rsidRPr="00773262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130 (35.3)</w:t>
            </w:r>
          </w:p>
        </w:tc>
        <w:tc>
          <w:tcPr>
            <w:tcW w:w="1366" w:type="dxa"/>
            <w:hideMark/>
          </w:tcPr>
          <w:p w:rsidR="001E7BEB" w:rsidRPr="00773262" w:rsidRDefault="001E7BEB" w:rsidP="00773262">
            <w:pPr>
              <w:jc w:val="center"/>
              <w:cnfStyle w:val="000000010000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r w:rsidRPr="00773262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125 (33.2)</w:t>
            </w:r>
          </w:p>
        </w:tc>
        <w:tc>
          <w:tcPr>
            <w:tcW w:w="1466" w:type="dxa"/>
            <w:hideMark/>
          </w:tcPr>
          <w:p w:rsidR="001E7BEB" w:rsidRPr="00773262" w:rsidRDefault="001E7BEB" w:rsidP="00773262">
            <w:pPr>
              <w:jc w:val="center"/>
              <w:cnfStyle w:val="000000010000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r w:rsidRPr="00773262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123 (32.6)</w:t>
            </w:r>
          </w:p>
        </w:tc>
        <w:tc>
          <w:tcPr>
            <w:tcW w:w="800" w:type="dxa"/>
            <w:hideMark/>
          </w:tcPr>
          <w:p w:rsidR="001E7BEB" w:rsidRPr="00773262" w:rsidRDefault="001E7BEB" w:rsidP="001B5D7F">
            <w:pPr>
              <w:jc w:val="center"/>
              <w:cnfStyle w:val="000000010000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del w:id="269" w:author="Jordi Real" w:date="2020-11-02T09:08:00Z">
              <w:r w:rsidRPr="00773262" w:rsidDel="00BB2C77">
                <w:rPr>
                  <w:rFonts w:ascii="Times New Roman" w:eastAsia="Times New Roman" w:hAnsi="Times New Roman" w:cs="Times New Roman"/>
                  <w:color w:val="333333"/>
                  <w:sz w:val="20"/>
                  <w:szCs w:val="20"/>
                  <w:lang w:val="es-ES" w:eastAsia="es-ES"/>
                </w:rPr>
                <w:delText>&lt;0.001</w:delText>
              </w:r>
            </w:del>
          </w:p>
        </w:tc>
        <w:tc>
          <w:tcPr>
            <w:tcW w:w="860" w:type="dxa"/>
            <w:hideMark/>
          </w:tcPr>
          <w:p w:rsidR="001E7BEB" w:rsidRPr="00773262" w:rsidRDefault="001E7BEB" w:rsidP="00773262">
            <w:pPr>
              <w:jc w:val="center"/>
              <w:cnfStyle w:val="000000010000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r w:rsidRPr="00773262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107321</w:t>
            </w:r>
          </w:p>
        </w:tc>
      </w:tr>
      <w:tr w:rsidR="001E7BEB" w:rsidRPr="00773262" w:rsidTr="00A33FBD">
        <w:trPr>
          <w:cnfStyle w:val="000000100000"/>
          <w:trHeight w:val="315"/>
        </w:trPr>
        <w:tc>
          <w:tcPr>
            <w:cnfStyle w:val="001000000000"/>
            <w:tcW w:w="2758" w:type="dxa"/>
            <w:noWrap/>
            <w:hideMark/>
          </w:tcPr>
          <w:p w:rsidR="001E7BEB" w:rsidRPr="00773262" w:rsidRDefault="001E7BEB" w:rsidP="00773262">
            <w:pPr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proofErr w:type="spellStart"/>
            <w:r w:rsidRPr="00773262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Statin</w:t>
            </w:r>
            <w:proofErr w:type="spellEnd"/>
            <w:r w:rsidRPr="00773262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 xml:space="preserve"> </w:t>
            </w:r>
            <w:proofErr w:type="spellStart"/>
            <w:r w:rsidRPr="00773262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treatment</w:t>
            </w:r>
            <w:proofErr w:type="spellEnd"/>
          </w:p>
        </w:tc>
        <w:tc>
          <w:tcPr>
            <w:tcW w:w="1320" w:type="dxa"/>
            <w:hideMark/>
          </w:tcPr>
          <w:p w:rsidR="001E7BEB" w:rsidRPr="00773262" w:rsidRDefault="001E7BEB" w:rsidP="00773262">
            <w:pPr>
              <w:jc w:val="center"/>
              <w:cnfStyle w:val="000000100000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r w:rsidRPr="00773262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78709 (30.5%)</w:t>
            </w:r>
          </w:p>
        </w:tc>
        <w:tc>
          <w:tcPr>
            <w:tcW w:w="1320" w:type="dxa"/>
            <w:hideMark/>
          </w:tcPr>
          <w:p w:rsidR="001E7BEB" w:rsidRPr="00773262" w:rsidRDefault="001E7BEB" w:rsidP="00773262">
            <w:pPr>
              <w:jc w:val="center"/>
              <w:cnfStyle w:val="000000100000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r w:rsidRPr="00773262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118 (3.87%)</w:t>
            </w:r>
          </w:p>
        </w:tc>
        <w:tc>
          <w:tcPr>
            <w:tcW w:w="1366" w:type="dxa"/>
            <w:hideMark/>
          </w:tcPr>
          <w:p w:rsidR="001E7BEB" w:rsidRPr="00773262" w:rsidRDefault="001E7BEB" w:rsidP="00773262">
            <w:pPr>
              <w:jc w:val="center"/>
              <w:cnfStyle w:val="000000100000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r w:rsidRPr="00773262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13796 (23.9%)</w:t>
            </w:r>
          </w:p>
        </w:tc>
        <w:tc>
          <w:tcPr>
            <w:tcW w:w="1366" w:type="dxa"/>
            <w:hideMark/>
          </w:tcPr>
          <w:p w:rsidR="001E7BEB" w:rsidRPr="00773262" w:rsidRDefault="001E7BEB" w:rsidP="00773262">
            <w:pPr>
              <w:jc w:val="center"/>
              <w:cnfStyle w:val="000000100000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r w:rsidRPr="00773262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15988 (36.0%)</w:t>
            </w:r>
          </w:p>
        </w:tc>
        <w:tc>
          <w:tcPr>
            <w:tcW w:w="1366" w:type="dxa"/>
            <w:hideMark/>
          </w:tcPr>
          <w:p w:rsidR="001E7BEB" w:rsidRPr="00773262" w:rsidRDefault="001E7BEB" w:rsidP="00773262">
            <w:pPr>
              <w:jc w:val="center"/>
              <w:cnfStyle w:val="000000100000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r w:rsidRPr="00773262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20038 (39.4%)</w:t>
            </w:r>
          </w:p>
        </w:tc>
        <w:tc>
          <w:tcPr>
            <w:tcW w:w="1466" w:type="dxa"/>
            <w:hideMark/>
          </w:tcPr>
          <w:p w:rsidR="001E7BEB" w:rsidRPr="00773262" w:rsidRDefault="001E7BEB" w:rsidP="00773262">
            <w:pPr>
              <w:jc w:val="center"/>
              <w:cnfStyle w:val="000000100000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r w:rsidRPr="00773262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28769 (28.3%)</w:t>
            </w:r>
          </w:p>
        </w:tc>
        <w:tc>
          <w:tcPr>
            <w:tcW w:w="800" w:type="dxa"/>
            <w:hideMark/>
          </w:tcPr>
          <w:p w:rsidR="001E7BEB" w:rsidRPr="00773262" w:rsidRDefault="001E7BEB" w:rsidP="001B5D7F">
            <w:pPr>
              <w:jc w:val="center"/>
              <w:cnfStyle w:val="000000100000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del w:id="270" w:author="Jordi Real" w:date="2020-11-02T09:08:00Z">
              <w:r w:rsidRPr="00773262" w:rsidDel="00BB2C77">
                <w:rPr>
                  <w:rFonts w:ascii="Times New Roman" w:eastAsia="Times New Roman" w:hAnsi="Times New Roman" w:cs="Times New Roman"/>
                  <w:color w:val="333333"/>
                  <w:sz w:val="20"/>
                  <w:szCs w:val="20"/>
                  <w:lang w:val="es-ES" w:eastAsia="es-ES"/>
                </w:rPr>
                <w:delText>&lt;0.001</w:delText>
              </w:r>
            </w:del>
          </w:p>
        </w:tc>
        <w:tc>
          <w:tcPr>
            <w:tcW w:w="860" w:type="dxa"/>
            <w:hideMark/>
          </w:tcPr>
          <w:p w:rsidR="001E7BEB" w:rsidRPr="00773262" w:rsidRDefault="001E7BEB" w:rsidP="00773262">
            <w:pPr>
              <w:jc w:val="center"/>
              <w:cnfStyle w:val="000000100000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r w:rsidRPr="00773262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257905</w:t>
            </w:r>
          </w:p>
        </w:tc>
      </w:tr>
      <w:tr w:rsidR="001E7BEB" w:rsidRPr="00773262" w:rsidTr="00A33FBD">
        <w:trPr>
          <w:cnfStyle w:val="000000010000"/>
          <w:trHeight w:val="315"/>
        </w:trPr>
        <w:tc>
          <w:tcPr>
            <w:cnfStyle w:val="001000000000"/>
            <w:tcW w:w="2758" w:type="dxa"/>
            <w:noWrap/>
            <w:hideMark/>
          </w:tcPr>
          <w:p w:rsidR="001E7BEB" w:rsidRPr="00773262" w:rsidRDefault="001E7BEB" w:rsidP="00773262">
            <w:pPr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proofErr w:type="spellStart"/>
            <w:r w:rsidRPr="00773262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Hypertension</w:t>
            </w:r>
            <w:proofErr w:type="spellEnd"/>
          </w:p>
        </w:tc>
        <w:tc>
          <w:tcPr>
            <w:tcW w:w="1320" w:type="dxa"/>
            <w:hideMark/>
          </w:tcPr>
          <w:p w:rsidR="001E7BEB" w:rsidRPr="00773262" w:rsidRDefault="001E7BEB" w:rsidP="00773262">
            <w:pPr>
              <w:jc w:val="center"/>
              <w:cnfStyle w:val="000000010000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r w:rsidRPr="00773262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135631 (52.6%)</w:t>
            </w:r>
          </w:p>
        </w:tc>
        <w:tc>
          <w:tcPr>
            <w:tcW w:w="1320" w:type="dxa"/>
            <w:hideMark/>
          </w:tcPr>
          <w:p w:rsidR="001E7BEB" w:rsidRPr="00773262" w:rsidRDefault="001E7BEB" w:rsidP="00773262">
            <w:pPr>
              <w:jc w:val="center"/>
              <w:cnfStyle w:val="000000010000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r w:rsidRPr="00773262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163 (5.34%)</w:t>
            </w:r>
          </w:p>
        </w:tc>
        <w:tc>
          <w:tcPr>
            <w:tcW w:w="1366" w:type="dxa"/>
            <w:hideMark/>
          </w:tcPr>
          <w:p w:rsidR="001E7BEB" w:rsidRPr="00773262" w:rsidRDefault="001E7BEB" w:rsidP="00773262">
            <w:pPr>
              <w:jc w:val="center"/>
              <w:cnfStyle w:val="000000010000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r w:rsidRPr="00773262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17285 (29.9%)</w:t>
            </w:r>
          </w:p>
        </w:tc>
        <w:tc>
          <w:tcPr>
            <w:tcW w:w="1366" w:type="dxa"/>
            <w:hideMark/>
          </w:tcPr>
          <w:p w:rsidR="001E7BEB" w:rsidRPr="00773262" w:rsidRDefault="001E7BEB" w:rsidP="00773262">
            <w:pPr>
              <w:jc w:val="center"/>
              <w:cnfStyle w:val="000000010000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r w:rsidRPr="00773262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20878 (47.0%)</w:t>
            </w:r>
          </w:p>
        </w:tc>
        <w:tc>
          <w:tcPr>
            <w:tcW w:w="1366" w:type="dxa"/>
            <w:hideMark/>
          </w:tcPr>
          <w:p w:rsidR="001E7BEB" w:rsidRPr="00773262" w:rsidRDefault="001E7BEB" w:rsidP="00773262">
            <w:pPr>
              <w:jc w:val="center"/>
              <w:cnfStyle w:val="000000010000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r w:rsidRPr="00773262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29960 (59.0%)</w:t>
            </w:r>
          </w:p>
        </w:tc>
        <w:tc>
          <w:tcPr>
            <w:tcW w:w="1466" w:type="dxa"/>
            <w:hideMark/>
          </w:tcPr>
          <w:p w:rsidR="001E7BEB" w:rsidRPr="00773262" w:rsidRDefault="001E7BEB" w:rsidP="00773262">
            <w:pPr>
              <w:jc w:val="center"/>
              <w:cnfStyle w:val="000000010000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r w:rsidRPr="00773262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67345 (66.1%)</w:t>
            </w:r>
          </w:p>
        </w:tc>
        <w:tc>
          <w:tcPr>
            <w:tcW w:w="800" w:type="dxa"/>
            <w:hideMark/>
          </w:tcPr>
          <w:p w:rsidR="001E7BEB" w:rsidRPr="00773262" w:rsidRDefault="001E7BEB" w:rsidP="001B5D7F">
            <w:pPr>
              <w:jc w:val="center"/>
              <w:cnfStyle w:val="000000010000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del w:id="271" w:author="Jordi Real" w:date="2020-11-02T09:08:00Z">
              <w:r w:rsidRPr="00773262" w:rsidDel="00BB2C77">
                <w:rPr>
                  <w:rFonts w:ascii="Times New Roman" w:eastAsia="Times New Roman" w:hAnsi="Times New Roman" w:cs="Times New Roman"/>
                  <w:color w:val="333333"/>
                  <w:sz w:val="20"/>
                  <w:szCs w:val="20"/>
                  <w:lang w:val="es-ES" w:eastAsia="es-ES"/>
                </w:rPr>
                <w:delText>&lt;0.001</w:delText>
              </w:r>
            </w:del>
          </w:p>
        </w:tc>
        <w:tc>
          <w:tcPr>
            <w:tcW w:w="860" w:type="dxa"/>
            <w:hideMark/>
          </w:tcPr>
          <w:p w:rsidR="001E7BEB" w:rsidRPr="00773262" w:rsidRDefault="001E7BEB" w:rsidP="00773262">
            <w:pPr>
              <w:jc w:val="center"/>
              <w:cnfStyle w:val="000000010000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r w:rsidRPr="00773262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257905</w:t>
            </w:r>
          </w:p>
        </w:tc>
      </w:tr>
      <w:tr w:rsidR="001E7BEB" w:rsidRPr="00773262" w:rsidTr="00A33FBD">
        <w:trPr>
          <w:cnfStyle w:val="000000100000"/>
          <w:trHeight w:val="315"/>
        </w:trPr>
        <w:tc>
          <w:tcPr>
            <w:cnfStyle w:val="001000000000"/>
            <w:tcW w:w="2758" w:type="dxa"/>
            <w:noWrap/>
            <w:hideMark/>
          </w:tcPr>
          <w:p w:rsidR="001E7BEB" w:rsidRPr="00773262" w:rsidRDefault="001E7BEB" w:rsidP="00773262">
            <w:pPr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proofErr w:type="spellStart"/>
            <w:r w:rsidRPr="00773262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Hypotensive</w:t>
            </w:r>
            <w:proofErr w:type="spellEnd"/>
            <w:r w:rsidRPr="00773262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 xml:space="preserve"> </w:t>
            </w:r>
            <w:proofErr w:type="spellStart"/>
            <w:r w:rsidRPr="00773262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medication</w:t>
            </w:r>
            <w:proofErr w:type="spellEnd"/>
          </w:p>
        </w:tc>
        <w:tc>
          <w:tcPr>
            <w:tcW w:w="1320" w:type="dxa"/>
            <w:hideMark/>
          </w:tcPr>
          <w:p w:rsidR="001E7BEB" w:rsidRPr="00773262" w:rsidRDefault="001E7BEB" w:rsidP="00773262">
            <w:pPr>
              <w:jc w:val="center"/>
              <w:cnfStyle w:val="000000100000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r w:rsidRPr="00773262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159020 (61.7%)</w:t>
            </w:r>
          </w:p>
        </w:tc>
        <w:tc>
          <w:tcPr>
            <w:tcW w:w="1320" w:type="dxa"/>
            <w:hideMark/>
          </w:tcPr>
          <w:p w:rsidR="001E7BEB" w:rsidRPr="00773262" w:rsidRDefault="001E7BEB" w:rsidP="00773262">
            <w:pPr>
              <w:jc w:val="center"/>
              <w:cnfStyle w:val="000000100000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r w:rsidRPr="00773262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358 (11.7%)</w:t>
            </w:r>
          </w:p>
        </w:tc>
        <w:tc>
          <w:tcPr>
            <w:tcW w:w="1366" w:type="dxa"/>
            <w:hideMark/>
          </w:tcPr>
          <w:p w:rsidR="001E7BEB" w:rsidRPr="00773262" w:rsidRDefault="001E7BEB" w:rsidP="00773262">
            <w:pPr>
              <w:jc w:val="center"/>
              <w:cnfStyle w:val="000000100000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r w:rsidRPr="00773262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23387 (40.5%)</w:t>
            </w:r>
          </w:p>
        </w:tc>
        <w:tc>
          <w:tcPr>
            <w:tcW w:w="1366" w:type="dxa"/>
            <w:hideMark/>
          </w:tcPr>
          <w:p w:rsidR="001E7BEB" w:rsidRPr="00773262" w:rsidRDefault="001E7BEB" w:rsidP="00773262">
            <w:pPr>
              <w:jc w:val="center"/>
              <w:cnfStyle w:val="000000100000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r w:rsidRPr="00773262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25987 (58.5%)</w:t>
            </w:r>
          </w:p>
        </w:tc>
        <w:tc>
          <w:tcPr>
            <w:tcW w:w="1366" w:type="dxa"/>
            <w:hideMark/>
          </w:tcPr>
          <w:p w:rsidR="001E7BEB" w:rsidRPr="00773262" w:rsidRDefault="001E7BEB" w:rsidP="00773262">
            <w:pPr>
              <w:jc w:val="center"/>
              <w:cnfStyle w:val="000000100000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r w:rsidRPr="00773262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34948 (68.8%)</w:t>
            </w:r>
          </w:p>
        </w:tc>
        <w:tc>
          <w:tcPr>
            <w:tcW w:w="1466" w:type="dxa"/>
            <w:hideMark/>
          </w:tcPr>
          <w:p w:rsidR="001E7BEB" w:rsidRPr="00773262" w:rsidRDefault="001E7BEB" w:rsidP="00773262">
            <w:pPr>
              <w:jc w:val="center"/>
              <w:cnfStyle w:val="000000100000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r w:rsidRPr="00773262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74340 (73.0%)</w:t>
            </w:r>
          </w:p>
        </w:tc>
        <w:tc>
          <w:tcPr>
            <w:tcW w:w="800" w:type="dxa"/>
            <w:hideMark/>
          </w:tcPr>
          <w:p w:rsidR="001E7BEB" w:rsidRPr="00773262" w:rsidRDefault="001E7BEB" w:rsidP="001B5D7F">
            <w:pPr>
              <w:jc w:val="center"/>
              <w:cnfStyle w:val="000000100000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del w:id="272" w:author="Jordi Real" w:date="2020-11-02T09:08:00Z">
              <w:r w:rsidRPr="00773262" w:rsidDel="00BB2C77">
                <w:rPr>
                  <w:rFonts w:ascii="Times New Roman" w:eastAsia="Times New Roman" w:hAnsi="Times New Roman" w:cs="Times New Roman"/>
                  <w:color w:val="333333"/>
                  <w:sz w:val="20"/>
                  <w:szCs w:val="20"/>
                  <w:lang w:val="es-ES" w:eastAsia="es-ES"/>
                </w:rPr>
                <w:delText>&lt;0.001</w:delText>
              </w:r>
            </w:del>
          </w:p>
        </w:tc>
        <w:tc>
          <w:tcPr>
            <w:tcW w:w="860" w:type="dxa"/>
            <w:hideMark/>
          </w:tcPr>
          <w:p w:rsidR="001E7BEB" w:rsidRPr="00773262" w:rsidRDefault="001E7BEB" w:rsidP="00773262">
            <w:pPr>
              <w:jc w:val="center"/>
              <w:cnfStyle w:val="000000100000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r w:rsidRPr="00773262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257905</w:t>
            </w:r>
          </w:p>
        </w:tc>
      </w:tr>
      <w:tr w:rsidR="001E7BEB" w:rsidRPr="00773262" w:rsidTr="00A33FBD">
        <w:trPr>
          <w:cnfStyle w:val="000000010000"/>
          <w:trHeight w:val="315"/>
        </w:trPr>
        <w:tc>
          <w:tcPr>
            <w:cnfStyle w:val="001000000000"/>
            <w:tcW w:w="2758" w:type="dxa"/>
            <w:noWrap/>
            <w:hideMark/>
          </w:tcPr>
          <w:p w:rsidR="001E7BEB" w:rsidRPr="00773262" w:rsidRDefault="001E7BEB" w:rsidP="00773262">
            <w:pPr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proofErr w:type="spellStart"/>
            <w:r w:rsidRPr="00773262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Systolic</w:t>
            </w:r>
            <w:proofErr w:type="spellEnd"/>
            <w:r w:rsidRPr="00773262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 xml:space="preserve"> </w:t>
            </w:r>
            <w:proofErr w:type="spellStart"/>
            <w:r w:rsidRPr="00773262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Blood</w:t>
            </w:r>
            <w:proofErr w:type="spellEnd"/>
            <w:r w:rsidRPr="00773262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 xml:space="preserve"> </w:t>
            </w:r>
            <w:proofErr w:type="spellStart"/>
            <w:r w:rsidRPr="00773262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Pressure</w:t>
            </w:r>
            <w:proofErr w:type="spellEnd"/>
            <w:r w:rsidRPr="00773262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 xml:space="preserve"> (</w:t>
            </w:r>
            <w:proofErr w:type="spellStart"/>
            <w:r w:rsidRPr="00773262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mmHg</w:t>
            </w:r>
            <w:proofErr w:type="spellEnd"/>
            <w:r w:rsidRPr="00773262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)</w:t>
            </w:r>
          </w:p>
        </w:tc>
        <w:tc>
          <w:tcPr>
            <w:tcW w:w="1320" w:type="dxa"/>
            <w:hideMark/>
          </w:tcPr>
          <w:p w:rsidR="001E7BEB" w:rsidRPr="00773262" w:rsidRDefault="001E7BEB" w:rsidP="00773262">
            <w:pPr>
              <w:jc w:val="center"/>
              <w:cnfStyle w:val="000000010000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r w:rsidRPr="00773262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136 (16.2)</w:t>
            </w:r>
          </w:p>
        </w:tc>
        <w:tc>
          <w:tcPr>
            <w:tcW w:w="1320" w:type="dxa"/>
            <w:hideMark/>
          </w:tcPr>
          <w:p w:rsidR="001E7BEB" w:rsidRPr="00773262" w:rsidRDefault="001E7BEB" w:rsidP="00773262">
            <w:pPr>
              <w:jc w:val="center"/>
              <w:cnfStyle w:val="000000010000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r w:rsidRPr="00773262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122 (15.4)</w:t>
            </w:r>
          </w:p>
        </w:tc>
        <w:tc>
          <w:tcPr>
            <w:tcW w:w="1366" w:type="dxa"/>
            <w:hideMark/>
          </w:tcPr>
          <w:p w:rsidR="001E7BEB" w:rsidRPr="00773262" w:rsidRDefault="001E7BEB" w:rsidP="00773262">
            <w:pPr>
              <w:jc w:val="center"/>
              <w:cnfStyle w:val="000000010000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r w:rsidRPr="00773262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133 (16.6)</w:t>
            </w:r>
          </w:p>
        </w:tc>
        <w:tc>
          <w:tcPr>
            <w:tcW w:w="1366" w:type="dxa"/>
            <w:hideMark/>
          </w:tcPr>
          <w:p w:rsidR="001E7BEB" w:rsidRPr="00773262" w:rsidRDefault="001E7BEB" w:rsidP="00773262">
            <w:pPr>
              <w:jc w:val="center"/>
              <w:cnfStyle w:val="000000010000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r w:rsidRPr="00773262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136 (15.9)</w:t>
            </w:r>
          </w:p>
        </w:tc>
        <w:tc>
          <w:tcPr>
            <w:tcW w:w="1366" w:type="dxa"/>
            <w:hideMark/>
          </w:tcPr>
          <w:p w:rsidR="001E7BEB" w:rsidRPr="00773262" w:rsidRDefault="001E7BEB" w:rsidP="00773262">
            <w:pPr>
              <w:jc w:val="center"/>
              <w:cnfStyle w:val="000000010000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r w:rsidRPr="00773262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137 (15.9)</w:t>
            </w:r>
          </w:p>
        </w:tc>
        <w:tc>
          <w:tcPr>
            <w:tcW w:w="1466" w:type="dxa"/>
            <w:hideMark/>
          </w:tcPr>
          <w:p w:rsidR="001E7BEB" w:rsidRPr="00773262" w:rsidRDefault="001E7BEB" w:rsidP="00773262">
            <w:pPr>
              <w:jc w:val="center"/>
              <w:cnfStyle w:val="000000010000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r w:rsidRPr="00773262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137 (16.2)</w:t>
            </w:r>
          </w:p>
        </w:tc>
        <w:tc>
          <w:tcPr>
            <w:tcW w:w="800" w:type="dxa"/>
            <w:hideMark/>
          </w:tcPr>
          <w:p w:rsidR="001E7BEB" w:rsidRPr="00773262" w:rsidRDefault="001E7BEB" w:rsidP="001B5D7F">
            <w:pPr>
              <w:jc w:val="center"/>
              <w:cnfStyle w:val="000000010000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del w:id="273" w:author="Jordi Real" w:date="2020-11-02T09:08:00Z">
              <w:r w:rsidRPr="00773262" w:rsidDel="00BB2C77">
                <w:rPr>
                  <w:rFonts w:ascii="Times New Roman" w:eastAsia="Times New Roman" w:hAnsi="Times New Roman" w:cs="Times New Roman"/>
                  <w:color w:val="333333"/>
                  <w:sz w:val="20"/>
                  <w:szCs w:val="20"/>
                  <w:lang w:val="es-ES" w:eastAsia="es-ES"/>
                </w:rPr>
                <w:delText>&lt;0.001</w:delText>
              </w:r>
            </w:del>
          </w:p>
        </w:tc>
        <w:tc>
          <w:tcPr>
            <w:tcW w:w="860" w:type="dxa"/>
            <w:hideMark/>
          </w:tcPr>
          <w:p w:rsidR="001E7BEB" w:rsidRPr="00773262" w:rsidRDefault="001E7BEB" w:rsidP="00773262">
            <w:pPr>
              <w:jc w:val="center"/>
              <w:cnfStyle w:val="000000010000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r w:rsidRPr="00773262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147811</w:t>
            </w:r>
          </w:p>
        </w:tc>
      </w:tr>
      <w:tr w:rsidR="001E7BEB" w:rsidRPr="00773262" w:rsidTr="00A33FBD">
        <w:trPr>
          <w:cnfStyle w:val="000000100000"/>
          <w:trHeight w:val="315"/>
        </w:trPr>
        <w:tc>
          <w:tcPr>
            <w:cnfStyle w:val="001000000000"/>
            <w:tcW w:w="2758" w:type="dxa"/>
            <w:noWrap/>
            <w:hideMark/>
          </w:tcPr>
          <w:p w:rsidR="001E7BEB" w:rsidRPr="00773262" w:rsidRDefault="001E7BEB" w:rsidP="00773262">
            <w:pPr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proofErr w:type="spellStart"/>
            <w:r w:rsidRPr="00773262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Diastolic</w:t>
            </w:r>
            <w:proofErr w:type="spellEnd"/>
            <w:r w:rsidRPr="00773262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 xml:space="preserve"> </w:t>
            </w:r>
            <w:proofErr w:type="spellStart"/>
            <w:r w:rsidRPr="00773262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Blood</w:t>
            </w:r>
            <w:proofErr w:type="spellEnd"/>
            <w:r w:rsidRPr="00773262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 xml:space="preserve"> </w:t>
            </w:r>
            <w:proofErr w:type="spellStart"/>
            <w:r w:rsidRPr="00773262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Pressure</w:t>
            </w:r>
            <w:proofErr w:type="spellEnd"/>
            <w:r w:rsidRPr="00773262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 xml:space="preserve"> (</w:t>
            </w:r>
            <w:proofErr w:type="spellStart"/>
            <w:r w:rsidRPr="00773262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mmHg</w:t>
            </w:r>
            <w:proofErr w:type="spellEnd"/>
            <w:r w:rsidRPr="00773262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)</w:t>
            </w:r>
          </w:p>
        </w:tc>
        <w:tc>
          <w:tcPr>
            <w:tcW w:w="1320" w:type="dxa"/>
            <w:hideMark/>
          </w:tcPr>
          <w:p w:rsidR="001E7BEB" w:rsidRPr="00773262" w:rsidRDefault="001E7BEB" w:rsidP="00773262">
            <w:pPr>
              <w:jc w:val="center"/>
              <w:cnfStyle w:val="000000100000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r w:rsidRPr="00773262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76.0 (9.84)</w:t>
            </w:r>
          </w:p>
        </w:tc>
        <w:tc>
          <w:tcPr>
            <w:tcW w:w="1320" w:type="dxa"/>
            <w:hideMark/>
          </w:tcPr>
          <w:p w:rsidR="001E7BEB" w:rsidRPr="00773262" w:rsidRDefault="001E7BEB" w:rsidP="00773262">
            <w:pPr>
              <w:jc w:val="center"/>
              <w:cnfStyle w:val="000000100000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r w:rsidRPr="00773262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75.0 (11.7)</w:t>
            </w:r>
          </w:p>
        </w:tc>
        <w:tc>
          <w:tcPr>
            <w:tcW w:w="1366" w:type="dxa"/>
            <w:hideMark/>
          </w:tcPr>
          <w:p w:rsidR="001E7BEB" w:rsidRPr="00773262" w:rsidRDefault="001E7BEB" w:rsidP="00773262">
            <w:pPr>
              <w:jc w:val="center"/>
              <w:cnfStyle w:val="000000100000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r w:rsidRPr="00773262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80.2 (10.3)</w:t>
            </w:r>
          </w:p>
        </w:tc>
        <w:tc>
          <w:tcPr>
            <w:tcW w:w="1366" w:type="dxa"/>
            <w:hideMark/>
          </w:tcPr>
          <w:p w:rsidR="001E7BEB" w:rsidRPr="00773262" w:rsidRDefault="001E7BEB" w:rsidP="00773262">
            <w:pPr>
              <w:jc w:val="center"/>
              <w:cnfStyle w:val="000000100000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r w:rsidRPr="00773262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78.7 (9.48)</w:t>
            </w:r>
          </w:p>
        </w:tc>
        <w:tc>
          <w:tcPr>
            <w:tcW w:w="1366" w:type="dxa"/>
            <w:hideMark/>
          </w:tcPr>
          <w:p w:rsidR="001E7BEB" w:rsidRPr="00773262" w:rsidRDefault="001E7BEB" w:rsidP="00773262">
            <w:pPr>
              <w:jc w:val="center"/>
              <w:cnfStyle w:val="000000100000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r w:rsidRPr="00773262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76.2 (9.22)</w:t>
            </w:r>
          </w:p>
        </w:tc>
        <w:tc>
          <w:tcPr>
            <w:tcW w:w="1466" w:type="dxa"/>
            <w:hideMark/>
          </w:tcPr>
          <w:p w:rsidR="001E7BEB" w:rsidRPr="00773262" w:rsidRDefault="001E7BEB" w:rsidP="00773262">
            <w:pPr>
              <w:jc w:val="center"/>
              <w:cnfStyle w:val="000000100000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r w:rsidRPr="00773262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73.6 (9.36)</w:t>
            </w:r>
          </w:p>
        </w:tc>
        <w:tc>
          <w:tcPr>
            <w:tcW w:w="800" w:type="dxa"/>
            <w:hideMark/>
          </w:tcPr>
          <w:p w:rsidR="001E7BEB" w:rsidRPr="00773262" w:rsidRDefault="001E7BEB" w:rsidP="001B5D7F">
            <w:pPr>
              <w:jc w:val="center"/>
              <w:cnfStyle w:val="000000100000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del w:id="274" w:author="Jordi Real" w:date="2020-11-02T09:08:00Z">
              <w:r w:rsidRPr="00773262" w:rsidDel="00BB2C77">
                <w:rPr>
                  <w:rFonts w:ascii="Times New Roman" w:eastAsia="Times New Roman" w:hAnsi="Times New Roman" w:cs="Times New Roman"/>
                  <w:color w:val="333333"/>
                  <w:sz w:val="20"/>
                  <w:szCs w:val="20"/>
                  <w:lang w:val="es-ES" w:eastAsia="es-ES"/>
                </w:rPr>
                <w:delText>&lt;0.001</w:delText>
              </w:r>
            </w:del>
          </w:p>
        </w:tc>
        <w:tc>
          <w:tcPr>
            <w:tcW w:w="860" w:type="dxa"/>
            <w:hideMark/>
          </w:tcPr>
          <w:p w:rsidR="001E7BEB" w:rsidRPr="00773262" w:rsidRDefault="001E7BEB" w:rsidP="00773262">
            <w:pPr>
              <w:jc w:val="center"/>
              <w:cnfStyle w:val="000000100000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r w:rsidRPr="00773262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147811</w:t>
            </w:r>
          </w:p>
        </w:tc>
      </w:tr>
      <w:tr w:rsidR="001E7BEB" w:rsidRPr="00773262" w:rsidTr="00A33FBD">
        <w:trPr>
          <w:cnfStyle w:val="000000010000"/>
          <w:trHeight w:val="315"/>
        </w:trPr>
        <w:tc>
          <w:tcPr>
            <w:cnfStyle w:val="001000000000"/>
            <w:tcW w:w="2758" w:type="dxa"/>
            <w:noWrap/>
            <w:hideMark/>
          </w:tcPr>
          <w:p w:rsidR="001E7BEB" w:rsidRPr="00773262" w:rsidRDefault="001E7BEB" w:rsidP="00773262">
            <w:pPr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proofErr w:type="spellStart"/>
            <w:r w:rsidRPr="00773262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Triglycerides</w:t>
            </w:r>
            <w:proofErr w:type="spellEnd"/>
            <w:r w:rsidRPr="00773262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 xml:space="preserve"> (mg/dl)</w:t>
            </w:r>
          </w:p>
        </w:tc>
        <w:tc>
          <w:tcPr>
            <w:tcW w:w="1320" w:type="dxa"/>
            <w:hideMark/>
          </w:tcPr>
          <w:p w:rsidR="001E7BEB" w:rsidRPr="00773262" w:rsidRDefault="001E7BEB" w:rsidP="00773262">
            <w:pPr>
              <w:jc w:val="center"/>
              <w:cnfStyle w:val="000000010000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r w:rsidRPr="00773262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140 (89.6)</w:t>
            </w:r>
          </w:p>
        </w:tc>
        <w:tc>
          <w:tcPr>
            <w:tcW w:w="1320" w:type="dxa"/>
            <w:hideMark/>
          </w:tcPr>
          <w:p w:rsidR="001E7BEB" w:rsidRPr="00773262" w:rsidRDefault="001E7BEB" w:rsidP="00773262">
            <w:pPr>
              <w:jc w:val="center"/>
              <w:cnfStyle w:val="000000010000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r w:rsidRPr="00773262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148 (151)</w:t>
            </w:r>
          </w:p>
        </w:tc>
        <w:tc>
          <w:tcPr>
            <w:tcW w:w="1366" w:type="dxa"/>
            <w:hideMark/>
          </w:tcPr>
          <w:p w:rsidR="001E7BEB" w:rsidRPr="00773262" w:rsidRDefault="001E7BEB" w:rsidP="00773262">
            <w:pPr>
              <w:jc w:val="center"/>
              <w:cnfStyle w:val="000000010000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r w:rsidRPr="00773262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163 (130)</w:t>
            </w:r>
          </w:p>
        </w:tc>
        <w:tc>
          <w:tcPr>
            <w:tcW w:w="1366" w:type="dxa"/>
            <w:hideMark/>
          </w:tcPr>
          <w:p w:rsidR="001E7BEB" w:rsidRPr="00773262" w:rsidRDefault="001E7BEB" w:rsidP="00773262">
            <w:pPr>
              <w:jc w:val="center"/>
              <w:cnfStyle w:val="000000010000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r w:rsidRPr="00773262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156 (106)</w:t>
            </w:r>
          </w:p>
        </w:tc>
        <w:tc>
          <w:tcPr>
            <w:tcW w:w="1366" w:type="dxa"/>
            <w:hideMark/>
          </w:tcPr>
          <w:p w:rsidR="001E7BEB" w:rsidRPr="00773262" w:rsidRDefault="001E7BEB" w:rsidP="00773262">
            <w:pPr>
              <w:jc w:val="center"/>
              <w:cnfStyle w:val="000000010000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r w:rsidRPr="00773262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138 (74.9)</w:t>
            </w:r>
          </w:p>
        </w:tc>
        <w:tc>
          <w:tcPr>
            <w:tcW w:w="1466" w:type="dxa"/>
            <w:hideMark/>
          </w:tcPr>
          <w:p w:rsidR="001E7BEB" w:rsidRPr="00773262" w:rsidRDefault="001E7BEB" w:rsidP="00773262">
            <w:pPr>
              <w:jc w:val="center"/>
              <w:cnfStyle w:val="000000010000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r w:rsidRPr="00773262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126 (63.6)</w:t>
            </w:r>
          </w:p>
        </w:tc>
        <w:tc>
          <w:tcPr>
            <w:tcW w:w="800" w:type="dxa"/>
            <w:hideMark/>
          </w:tcPr>
          <w:p w:rsidR="001E7BEB" w:rsidRPr="00773262" w:rsidRDefault="001E7BEB" w:rsidP="001B5D7F">
            <w:pPr>
              <w:jc w:val="center"/>
              <w:cnfStyle w:val="000000010000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del w:id="275" w:author="Jordi Real" w:date="2020-11-02T09:08:00Z">
              <w:r w:rsidRPr="00773262" w:rsidDel="00BB2C77">
                <w:rPr>
                  <w:rFonts w:ascii="Times New Roman" w:eastAsia="Times New Roman" w:hAnsi="Times New Roman" w:cs="Times New Roman"/>
                  <w:color w:val="333333"/>
                  <w:sz w:val="20"/>
                  <w:szCs w:val="20"/>
                  <w:lang w:val="es-ES" w:eastAsia="es-ES"/>
                </w:rPr>
                <w:delText>&lt;0.001</w:delText>
              </w:r>
            </w:del>
          </w:p>
        </w:tc>
        <w:tc>
          <w:tcPr>
            <w:tcW w:w="860" w:type="dxa"/>
            <w:hideMark/>
          </w:tcPr>
          <w:p w:rsidR="001E7BEB" w:rsidRPr="00773262" w:rsidRDefault="001E7BEB" w:rsidP="00773262">
            <w:pPr>
              <w:jc w:val="center"/>
              <w:cnfStyle w:val="000000010000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r w:rsidRPr="00773262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115617</w:t>
            </w:r>
          </w:p>
        </w:tc>
      </w:tr>
      <w:tr w:rsidR="001E7BEB" w:rsidRPr="00773262" w:rsidTr="00A33FBD">
        <w:trPr>
          <w:cnfStyle w:val="000000100000"/>
          <w:trHeight w:val="315"/>
        </w:trPr>
        <w:tc>
          <w:tcPr>
            <w:cnfStyle w:val="001000000000"/>
            <w:tcW w:w="2758" w:type="dxa"/>
            <w:noWrap/>
            <w:hideMark/>
          </w:tcPr>
          <w:p w:rsidR="001E7BEB" w:rsidRPr="00773262" w:rsidRDefault="001E7BEB" w:rsidP="00773262">
            <w:pPr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r w:rsidRPr="00773262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&gt; 150 mg/dl</w:t>
            </w:r>
          </w:p>
        </w:tc>
        <w:tc>
          <w:tcPr>
            <w:tcW w:w="1320" w:type="dxa"/>
            <w:hideMark/>
          </w:tcPr>
          <w:p w:rsidR="001E7BEB" w:rsidRPr="00773262" w:rsidRDefault="001E7BEB" w:rsidP="00773262">
            <w:pPr>
              <w:jc w:val="center"/>
              <w:cnfStyle w:val="000000100000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r w:rsidRPr="00773262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36074 (31.2%)</w:t>
            </w:r>
          </w:p>
        </w:tc>
        <w:tc>
          <w:tcPr>
            <w:tcW w:w="1320" w:type="dxa"/>
            <w:hideMark/>
          </w:tcPr>
          <w:p w:rsidR="001E7BEB" w:rsidRPr="00773262" w:rsidRDefault="001E7BEB" w:rsidP="00773262">
            <w:pPr>
              <w:jc w:val="center"/>
              <w:cnfStyle w:val="000000100000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r w:rsidRPr="00773262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118 (27.9%)</w:t>
            </w:r>
          </w:p>
        </w:tc>
        <w:tc>
          <w:tcPr>
            <w:tcW w:w="1366" w:type="dxa"/>
            <w:hideMark/>
          </w:tcPr>
          <w:p w:rsidR="001E7BEB" w:rsidRPr="00773262" w:rsidRDefault="001E7BEB" w:rsidP="00773262">
            <w:pPr>
              <w:jc w:val="center"/>
              <w:cnfStyle w:val="000000100000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r w:rsidRPr="00773262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7611 (40.0%)</w:t>
            </w:r>
          </w:p>
        </w:tc>
        <w:tc>
          <w:tcPr>
            <w:tcW w:w="1366" w:type="dxa"/>
            <w:hideMark/>
          </w:tcPr>
          <w:p w:rsidR="001E7BEB" w:rsidRPr="00773262" w:rsidRDefault="001E7BEB" w:rsidP="00773262">
            <w:pPr>
              <w:jc w:val="center"/>
              <w:cnfStyle w:val="000000100000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r w:rsidRPr="00773262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7604 (38.3%)</w:t>
            </w:r>
          </w:p>
        </w:tc>
        <w:tc>
          <w:tcPr>
            <w:tcW w:w="1366" w:type="dxa"/>
            <w:hideMark/>
          </w:tcPr>
          <w:p w:rsidR="001E7BEB" w:rsidRPr="00773262" w:rsidRDefault="001E7BEB" w:rsidP="00773262">
            <w:pPr>
              <w:jc w:val="center"/>
              <w:cnfStyle w:val="000000100000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r w:rsidRPr="00773262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8245 (31.1%)</w:t>
            </w:r>
          </w:p>
        </w:tc>
        <w:tc>
          <w:tcPr>
            <w:tcW w:w="1466" w:type="dxa"/>
            <w:hideMark/>
          </w:tcPr>
          <w:p w:rsidR="001E7BEB" w:rsidRPr="00773262" w:rsidRDefault="001E7BEB" w:rsidP="00773262">
            <w:pPr>
              <w:jc w:val="center"/>
              <w:cnfStyle w:val="000000100000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r w:rsidRPr="00773262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12496 (25.1%)</w:t>
            </w:r>
          </w:p>
        </w:tc>
        <w:tc>
          <w:tcPr>
            <w:tcW w:w="800" w:type="dxa"/>
            <w:noWrap/>
            <w:hideMark/>
          </w:tcPr>
          <w:p w:rsidR="001E7BEB" w:rsidRPr="00773262" w:rsidRDefault="001E7BEB" w:rsidP="001B5D7F">
            <w:pPr>
              <w:jc w:val="center"/>
              <w:cnfStyle w:val="000000100000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del w:id="276" w:author="Jordi Real" w:date="2020-11-02T09:08:00Z">
              <w:r w:rsidRPr="00773262" w:rsidDel="00BB2C77">
                <w:rPr>
                  <w:rFonts w:ascii="Times New Roman" w:eastAsia="Times New Roman" w:hAnsi="Times New Roman" w:cs="Times New Roman"/>
                  <w:color w:val="333333"/>
                  <w:sz w:val="20"/>
                  <w:szCs w:val="20"/>
                  <w:lang w:val="es-ES" w:eastAsia="es-ES"/>
                </w:rPr>
                <w:delText>&lt;0.001</w:delText>
              </w:r>
            </w:del>
          </w:p>
        </w:tc>
        <w:tc>
          <w:tcPr>
            <w:tcW w:w="860" w:type="dxa"/>
            <w:noWrap/>
            <w:hideMark/>
          </w:tcPr>
          <w:p w:rsidR="001E7BEB" w:rsidRPr="00773262" w:rsidRDefault="001E7BEB" w:rsidP="00773262">
            <w:pPr>
              <w:jc w:val="center"/>
              <w:cnfStyle w:val="000000100000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r w:rsidRPr="00773262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115617</w:t>
            </w:r>
          </w:p>
        </w:tc>
      </w:tr>
      <w:tr w:rsidR="001E7BEB" w:rsidRPr="00773262" w:rsidTr="00A33FBD">
        <w:trPr>
          <w:cnfStyle w:val="000000010000"/>
          <w:trHeight w:val="315"/>
        </w:trPr>
        <w:tc>
          <w:tcPr>
            <w:cnfStyle w:val="001000000000"/>
            <w:tcW w:w="2758" w:type="dxa"/>
            <w:noWrap/>
            <w:hideMark/>
          </w:tcPr>
          <w:p w:rsidR="001E7BEB" w:rsidRPr="00773262" w:rsidRDefault="001E7BEB" w:rsidP="00773262">
            <w:pPr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proofErr w:type="spellStart"/>
            <w:r w:rsidRPr="00773262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lastRenderedPageBreak/>
              <w:t>Remnant</w:t>
            </w:r>
            <w:proofErr w:type="spellEnd"/>
            <w:r w:rsidRPr="00773262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 xml:space="preserve"> </w:t>
            </w:r>
            <w:proofErr w:type="spellStart"/>
            <w:r w:rsidRPr="00773262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cholesterol</w:t>
            </w:r>
            <w:proofErr w:type="spellEnd"/>
            <w:r w:rsidRPr="00773262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 xml:space="preserve"> (mg/dl)</w:t>
            </w:r>
          </w:p>
        </w:tc>
        <w:tc>
          <w:tcPr>
            <w:tcW w:w="1320" w:type="dxa"/>
            <w:hideMark/>
          </w:tcPr>
          <w:p w:rsidR="001E7BEB" w:rsidRPr="00773262" w:rsidRDefault="001E7BEB" w:rsidP="00773262">
            <w:pPr>
              <w:jc w:val="center"/>
              <w:cnfStyle w:val="000000010000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r w:rsidRPr="00773262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26.3 (14.6)</w:t>
            </w:r>
          </w:p>
        </w:tc>
        <w:tc>
          <w:tcPr>
            <w:tcW w:w="1320" w:type="dxa"/>
            <w:hideMark/>
          </w:tcPr>
          <w:p w:rsidR="001E7BEB" w:rsidRPr="00773262" w:rsidRDefault="001E7BEB" w:rsidP="00773262">
            <w:pPr>
              <w:jc w:val="center"/>
              <w:cnfStyle w:val="000000010000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r w:rsidRPr="00773262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24.9 (18.0)</w:t>
            </w:r>
          </w:p>
        </w:tc>
        <w:tc>
          <w:tcPr>
            <w:tcW w:w="1366" w:type="dxa"/>
            <w:hideMark/>
          </w:tcPr>
          <w:p w:rsidR="001E7BEB" w:rsidRPr="00773262" w:rsidRDefault="001E7BEB" w:rsidP="00773262">
            <w:pPr>
              <w:jc w:val="center"/>
              <w:cnfStyle w:val="000000010000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r w:rsidRPr="00773262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28.8 (16.9)</w:t>
            </w:r>
          </w:p>
        </w:tc>
        <w:tc>
          <w:tcPr>
            <w:tcW w:w="1366" w:type="dxa"/>
            <w:hideMark/>
          </w:tcPr>
          <w:p w:rsidR="001E7BEB" w:rsidRPr="00773262" w:rsidRDefault="001E7BEB" w:rsidP="00773262">
            <w:pPr>
              <w:jc w:val="center"/>
              <w:cnfStyle w:val="000000010000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r w:rsidRPr="00773262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28.5 (15.6)</w:t>
            </w:r>
          </w:p>
        </w:tc>
        <w:tc>
          <w:tcPr>
            <w:tcW w:w="1366" w:type="dxa"/>
            <w:hideMark/>
          </w:tcPr>
          <w:p w:rsidR="001E7BEB" w:rsidRPr="00773262" w:rsidRDefault="001E7BEB" w:rsidP="00773262">
            <w:pPr>
              <w:jc w:val="center"/>
              <w:cnfStyle w:val="000000010000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r w:rsidRPr="00773262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26.3 (14.1)</w:t>
            </w:r>
          </w:p>
        </w:tc>
        <w:tc>
          <w:tcPr>
            <w:tcW w:w="1466" w:type="dxa"/>
            <w:hideMark/>
          </w:tcPr>
          <w:p w:rsidR="001E7BEB" w:rsidRPr="00773262" w:rsidRDefault="001E7BEB" w:rsidP="00773262">
            <w:pPr>
              <w:jc w:val="center"/>
              <w:cnfStyle w:val="000000010000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r w:rsidRPr="00773262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24.4 (13.1)</w:t>
            </w:r>
          </w:p>
        </w:tc>
        <w:tc>
          <w:tcPr>
            <w:tcW w:w="800" w:type="dxa"/>
            <w:hideMark/>
          </w:tcPr>
          <w:p w:rsidR="001E7BEB" w:rsidRPr="00773262" w:rsidRDefault="001E7BEB" w:rsidP="001B5D7F">
            <w:pPr>
              <w:jc w:val="center"/>
              <w:cnfStyle w:val="000000010000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del w:id="277" w:author="Jordi Real" w:date="2020-11-02T09:08:00Z">
              <w:r w:rsidRPr="00773262" w:rsidDel="00BB2C77">
                <w:rPr>
                  <w:rFonts w:ascii="Times New Roman" w:eastAsia="Times New Roman" w:hAnsi="Times New Roman" w:cs="Times New Roman"/>
                  <w:color w:val="333333"/>
                  <w:sz w:val="20"/>
                  <w:szCs w:val="20"/>
                  <w:lang w:val="es-ES" w:eastAsia="es-ES"/>
                </w:rPr>
                <w:delText>&lt;0.001</w:delText>
              </w:r>
            </w:del>
          </w:p>
        </w:tc>
        <w:tc>
          <w:tcPr>
            <w:tcW w:w="860" w:type="dxa"/>
            <w:hideMark/>
          </w:tcPr>
          <w:p w:rsidR="001E7BEB" w:rsidRPr="00773262" w:rsidRDefault="001E7BEB" w:rsidP="00773262">
            <w:pPr>
              <w:jc w:val="center"/>
              <w:cnfStyle w:val="000000010000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r w:rsidRPr="00773262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107321</w:t>
            </w:r>
          </w:p>
        </w:tc>
      </w:tr>
      <w:tr w:rsidR="001E7BEB" w:rsidRPr="00773262" w:rsidTr="00A33FBD">
        <w:trPr>
          <w:cnfStyle w:val="000000100000"/>
          <w:trHeight w:val="315"/>
        </w:trPr>
        <w:tc>
          <w:tcPr>
            <w:cnfStyle w:val="001000000000"/>
            <w:tcW w:w="2758" w:type="dxa"/>
            <w:noWrap/>
            <w:hideMark/>
          </w:tcPr>
          <w:p w:rsidR="001E7BEB" w:rsidRPr="00773262" w:rsidRDefault="001E7BEB" w:rsidP="00773262">
            <w:pPr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proofErr w:type="spellStart"/>
            <w:r w:rsidRPr="00773262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Atherogenic</w:t>
            </w:r>
            <w:proofErr w:type="spellEnd"/>
            <w:r w:rsidRPr="00773262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 xml:space="preserve"> </w:t>
            </w:r>
            <w:proofErr w:type="spellStart"/>
            <w:r w:rsidRPr="00773262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dyslipidemia</w:t>
            </w:r>
            <w:proofErr w:type="spellEnd"/>
            <w:r w:rsidRPr="00773262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: Si</w:t>
            </w:r>
          </w:p>
        </w:tc>
        <w:tc>
          <w:tcPr>
            <w:tcW w:w="1320" w:type="dxa"/>
            <w:hideMark/>
          </w:tcPr>
          <w:p w:rsidR="001E7BEB" w:rsidRPr="00773262" w:rsidRDefault="001E7BEB" w:rsidP="00773262">
            <w:pPr>
              <w:jc w:val="center"/>
              <w:cnfStyle w:val="000000100000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r w:rsidRPr="00773262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15052 (14.2%)</w:t>
            </w:r>
          </w:p>
        </w:tc>
        <w:tc>
          <w:tcPr>
            <w:tcW w:w="1320" w:type="dxa"/>
            <w:hideMark/>
          </w:tcPr>
          <w:p w:rsidR="001E7BEB" w:rsidRPr="00773262" w:rsidRDefault="001E7BEB" w:rsidP="00773262">
            <w:pPr>
              <w:jc w:val="center"/>
              <w:cnfStyle w:val="000000100000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r w:rsidRPr="00773262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57 (16.4%)</w:t>
            </w:r>
          </w:p>
        </w:tc>
        <w:tc>
          <w:tcPr>
            <w:tcW w:w="1366" w:type="dxa"/>
            <w:hideMark/>
          </w:tcPr>
          <w:p w:rsidR="001E7BEB" w:rsidRPr="00773262" w:rsidRDefault="001E7BEB" w:rsidP="00773262">
            <w:pPr>
              <w:jc w:val="center"/>
              <w:cnfStyle w:val="000000100000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r w:rsidRPr="00773262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3449 (20.4%)</w:t>
            </w:r>
          </w:p>
        </w:tc>
        <w:tc>
          <w:tcPr>
            <w:tcW w:w="1366" w:type="dxa"/>
            <w:hideMark/>
          </w:tcPr>
          <w:p w:rsidR="001E7BEB" w:rsidRPr="00773262" w:rsidRDefault="001E7BEB" w:rsidP="00773262">
            <w:pPr>
              <w:jc w:val="center"/>
              <w:cnfStyle w:val="000000100000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r w:rsidRPr="00773262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2944 (16.2%)</w:t>
            </w:r>
          </w:p>
        </w:tc>
        <w:tc>
          <w:tcPr>
            <w:tcW w:w="1366" w:type="dxa"/>
            <w:hideMark/>
          </w:tcPr>
          <w:p w:rsidR="001E7BEB" w:rsidRPr="00773262" w:rsidRDefault="001E7BEB" w:rsidP="00773262">
            <w:pPr>
              <w:jc w:val="center"/>
              <w:cnfStyle w:val="000000100000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r w:rsidRPr="00773262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3117 (12.6%)</w:t>
            </w:r>
          </w:p>
        </w:tc>
        <w:tc>
          <w:tcPr>
            <w:tcW w:w="1466" w:type="dxa"/>
            <w:hideMark/>
          </w:tcPr>
          <w:p w:rsidR="001E7BEB" w:rsidRPr="00773262" w:rsidRDefault="001E7BEB" w:rsidP="00773262">
            <w:pPr>
              <w:jc w:val="center"/>
              <w:cnfStyle w:val="000000100000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r w:rsidRPr="00773262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5485 (12.0%)</w:t>
            </w:r>
          </w:p>
        </w:tc>
        <w:tc>
          <w:tcPr>
            <w:tcW w:w="800" w:type="dxa"/>
            <w:hideMark/>
          </w:tcPr>
          <w:p w:rsidR="001E7BEB" w:rsidRPr="00773262" w:rsidRDefault="001E7BEB" w:rsidP="001B5D7F">
            <w:pPr>
              <w:jc w:val="center"/>
              <w:cnfStyle w:val="000000100000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del w:id="278" w:author="Jordi Real" w:date="2020-11-02T09:08:00Z">
              <w:r w:rsidRPr="00773262" w:rsidDel="00BB2C77">
                <w:rPr>
                  <w:rFonts w:ascii="Times New Roman" w:eastAsia="Times New Roman" w:hAnsi="Times New Roman" w:cs="Times New Roman"/>
                  <w:color w:val="333333"/>
                  <w:sz w:val="20"/>
                  <w:szCs w:val="20"/>
                  <w:lang w:val="es-ES" w:eastAsia="es-ES"/>
                </w:rPr>
                <w:delText>&lt;0.001</w:delText>
              </w:r>
            </w:del>
          </w:p>
        </w:tc>
        <w:tc>
          <w:tcPr>
            <w:tcW w:w="860" w:type="dxa"/>
            <w:hideMark/>
          </w:tcPr>
          <w:p w:rsidR="001E7BEB" w:rsidRPr="00773262" w:rsidRDefault="001E7BEB" w:rsidP="00773262">
            <w:pPr>
              <w:jc w:val="center"/>
              <w:cnfStyle w:val="000000100000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r w:rsidRPr="00773262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105726</w:t>
            </w:r>
          </w:p>
        </w:tc>
      </w:tr>
      <w:tr w:rsidR="001E7BEB" w:rsidRPr="00773262" w:rsidTr="00A33FBD">
        <w:trPr>
          <w:cnfStyle w:val="000000010000"/>
          <w:trHeight w:val="315"/>
        </w:trPr>
        <w:tc>
          <w:tcPr>
            <w:cnfStyle w:val="001000000000"/>
            <w:tcW w:w="2758" w:type="dxa"/>
            <w:noWrap/>
            <w:hideMark/>
          </w:tcPr>
          <w:p w:rsidR="001E7BEB" w:rsidRPr="00773262" w:rsidRDefault="001E7BEB" w:rsidP="00773262">
            <w:pPr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proofErr w:type="spellStart"/>
            <w:r w:rsidRPr="00773262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Antiplatelet</w:t>
            </w:r>
            <w:proofErr w:type="spellEnd"/>
            <w:r w:rsidRPr="00773262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 xml:space="preserve"> </w:t>
            </w:r>
            <w:proofErr w:type="spellStart"/>
            <w:r w:rsidRPr="00773262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medication</w:t>
            </w:r>
            <w:proofErr w:type="spellEnd"/>
          </w:p>
        </w:tc>
        <w:tc>
          <w:tcPr>
            <w:tcW w:w="1320" w:type="dxa"/>
            <w:hideMark/>
          </w:tcPr>
          <w:p w:rsidR="001E7BEB" w:rsidRPr="00773262" w:rsidRDefault="001E7BEB" w:rsidP="00773262">
            <w:pPr>
              <w:jc w:val="center"/>
              <w:cnfStyle w:val="000000010000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r w:rsidRPr="00773262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64359 (25.0%)</w:t>
            </w:r>
          </w:p>
        </w:tc>
        <w:tc>
          <w:tcPr>
            <w:tcW w:w="1320" w:type="dxa"/>
            <w:hideMark/>
          </w:tcPr>
          <w:p w:rsidR="001E7BEB" w:rsidRPr="00773262" w:rsidRDefault="001E7BEB" w:rsidP="00773262">
            <w:pPr>
              <w:jc w:val="center"/>
              <w:cnfStyle w:val="000000010000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r w:rsidRPr="00773262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103 (3.38%)</w:t>
            </w:r>
          </w:p>
        </w:tc>
        <w:tc>
          <w:tcPr>
            <w:tcW w:w="1366" w:type="dxa"/>
            <w:hideMark/>
          </w:tcPr>
          <w:p w:rsidR="001E7BEB" w:rsidRPr="00773262" w:rsidRDefault="001E7BEB" w:rsidP="00773262">
            <w:pPr>
              <w:jc w:val="center"/>
              <w:cnfStyle w:val="000000010000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r w:rsidRPr="00773262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7244 (12.5%)</w:t>
            </w:r>
          </w:p>
        </w:tc>
        <w:tc>
          <w:tcPr>
            <w:tcW w:w="1366" w:type="dxa"/>
            <w:hideMark/>
          </w:tcPr>
          <w:p w:rsidR="001E7BEB" w:rsidRPr="00773262" w:rsidRDefault="001E7BEB" w:rsidP="00773262">
            <w:pPr>
              <w:jc w:val="center"/>
              <w:cnfStyle w:val="000000010000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r w:rsidRPr="00773262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9863 (22.2%)</w:t>
            </w:r>
          </w:p>
        </w:tc>
        <w:tc>
          <w:tcPr>
            <w:tcW w:w="1366" w:type="dxa"/>
            <w:hideMark/>
          </w:tcPr>
          <w:p w:rsidR="001E7BEB" w:rsidRPr="00773262" w:rsidRDefault="001E7BEB" w:rsidP="00773262">
            <w:pPr>
              <w:jc w:val="center"/>
              <w:cnfStyle w:val="000000010000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r w:rsidRPr="00773262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14677 (28.9%)</w:t>
            </w:r>
          </w:p>
        </w:tc>
        <w:tc>
          <w:tcPr>
            <w:tcW w:w="1466" w:type="dxa"/>
            <w:hideMark/>
          </w:tcPr>
          <w:p w:rsidR="001E7BEB" w:rsidRPr="00773262" w:rsidRDefault="001E7BEB" w:rsidP="00773262">
            <w:pPr>
              <w:jc w:val="center"/>
              <w:cnfStyle w:val="000000010000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r w:rsidRPr="00773262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32472 (31.9%)</w:t>
            </w:r>
          </w:p>
        </w:tc>
        <w:tc>
          <w:tcPr>
            <w:tcW w:w="800" w:type="dxa"/>
            <w:hideMark/>
          </w:tcPr>
          <w:p w:rsidR="001E7BEB" w:rsidRPr="00773262" w:rsidRDefault="001E7BEB" w:rsidP="001B5D7F">
            <w:pPr>
              <w:jc w:val="center"/>
              <w:cnfStyle w:val="000000010000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del w:id="279" w:author="Jordi Real" w:date="2020-11-02T09:08:00Z">
              <w:r w:rsidRPr="00773262" w:rsidDel="00BB2C77">
                <w:rPr>
                  <w:rFonts w:ascii="Times New Roman" w:eastAsia="Times New Roman" w:hAnsi="Times New Roman" w:cs="Times New Roman"/>
                  <w:color w:val="333333"/>
                  <w:sz w:val="20"/>
                  <w:szCs w:val="20"/>
                  <w:lang w:val="es-ES" w:eastAsia="es-ES"/>
                </w:rPr>
                <w:delText>&lt;0.001</w:delText>
              </w:r>
            </w:del>
          </w:p>
        </w:tc>
        <w:tc>
          <w:tcPr>
            <w:tcW w:w="860" w:type="dxa"/>
            <w:hideMark/>
          </w:tcPr>
          <w:p w:rsidR="001E7BEB" w:rsidRPr="00773262" w:rsidRDefault="001E7BEB" w:rsidP="00773262">
            <w:pPr>
              <w:jc w:val="center"/>
              <w:cnfStyle w:val="000000010000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r w:rsidRPr="00773262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257905</w:t>
            </w:r>
          </w:p>
        </w:tc>
      </w:tr>
      <w:tr w:rsidR="001E7BEB" w:rsidRPr="00773262" w:rsidTr="00A33FBD">
        <w:trPr>
          <w:cnfStyle w:val="000000100000"/>
          <w:trHeight w:val="315"/>
        </w:trPr>
        <w:tc>
          <w:tcPr>
            <w:cnfStyle w:val="001000000000"/>
            <w:tcW w:w="2758" w:type="dxa"/>
            <w:noWrap/>
            <w:hideMark/>
          </w:tcPr>
          <w:p w:rsidR="001E7BEB" w:rsidRPr="00773262" w:rsidRDefault="001E7BEB" w:rsidP="00773262">
            <w:pPr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proofErr w:type="spellStart"/>
            <w:r w:rsidRPr="00773262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Family</w:t>
            </w:r>
            <w:proofErr w:type="spellEnd"/>
            <w:r w:rsidRPr="00773262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 xml:space="preserve"> </w:t>
            </w:r>
            <w:proofErr w:type="spellStart"/>
            <w:r w:rsidRPr="00773262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history</w:t>
            </w:r>
            <w:proofErr w:type="spellEnd"/>
            <w:r w:rsidRPr="00773262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 xml:space="preserve"> of CVD</w:t>
            </w:r>
          </w:p>
        </w:tc>
        <w:tc>
          <w:tcPr>
            <w:tcW w:w="1320" w:type="dxa"/>
            <w:hideMark/>
          </w:tcPr>
          <w:p w:rsidR="001E7BEB" w:rsidRPr="00773262" w:rsidRDefault="001E7BEB" w:rsidP="00773262">
            <w:pPr>
              <w:jc w:val="center"/>
              <w:cnfStyle w:val="000000100000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r w:rsidRPr="00773262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730 (0.28%)</w:t>
            </w:r>
          </w:p>
        </w:tc>
        <w:tc>
          <w:tcPr>
            <w:tcW w:w="1320" w:type="dxa"/>
            <w:hideMark/>
          </w:tcPr>
          <w:p w:rsidR="001E7BEB" w:rsidRPr="00773262" w:rsidRDefault="001E7BEB" w:rsidP="00773262">
            <w:pPr>
              <w:jc w:val="center"/>
              <w:cnfStyle w:val="000000100000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r w:rsidRPr="00773262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15 (0.49%)</w:t>
            </w:r>
          </w:p>
        </w:tc>
        <w:tc>
          <w:tcPr>
            <w:tcW w:w="1366" w:type="dxa"/>
            <w:hideMark/>
          </w:tcPr>
          <w:p w:rsidR="001E7BEB" w:rsidRPr="00773262" w:rsidRDefault="001E7BEB" w:rsidP="00773262">
            <w:pPr>
              <w:jc w:val="center"/>
              <w:cnfStyle w:val="000000100000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r w:rsidRPr="00773262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314 (0.54%)</w:t>
            </w:r>
          </w:p>
        </w:tc>
        <w:tc>
          <w:tcPr>
            <w:tcW w:w="1366" w:type="dxa"/>
            <w:hideMark/>
          </w:tcPr>
          <w:p w:rsidR="001E7BEB" w:rsidRPr="00773262" w:rsidRDefault="001E7BEB" w:rsidP="00773262">
            <w:pPr>
              <w:jc w:val="center"/>
              <w:cnfStyle w:val="000000100000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r w:rsidRPr="00773262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180 (0.41%)</w:t>
            </w:r>
          </w:p>
        </w:tc>
        <w:tc>
          <w:tcPr>
            <w:tcW w:w="1366" w:type="dxa"/>
            <w:hideMark/>
          </w:tcPr>
          <w:p w:rsidR="001E7BEB" w:rsidRPr="00773262" w:rsidRDefault="001E7BEB" w:rsidP="00773262">
            <w:pPr>
              <w:jc w:val="center"/>
              <w:cnfStyle w:val="000000100000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r w:rsidRPr="00773262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112 (0.22%)</w:t>
            </w:r>
          </w:p>
        </w:tc>
        <w:tc>
          <w:tcPr>
            <w:tcW w:w="1466" w:type="dxa"/>
            <w:hideMark/>
          </w:tcPr>
          <w:p w:rsidR="001E7BEB" w:rsidRPr="00773262" w:rsidRDefault="001E7BEB" w:rsidP="00773262">
            <w:pPr>
              <w:jc w:val="center"/>
              <w:cnfStyle w:val="000000100000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r w:rsidRPr="00773262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109 (0.11%)</w:t>
            </w:r>
          </w:p>
        </w:tc>
        <w:tc>
          <w:tcPr>
            <w:tcW w:w="800" w:type="dxa"/>
            <w:hideMark/>
          </w:tcPr>
          <w:p w:rsidR="001E7BEB" w:rsidRPr="00773262" w:rsidRDefault="001E7BEB" w:rsidP="001B5D7F">
            <w:pPr>
              <w:jc w:val="center"/>
              <w:cnfStyle w:val="000000100000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del w:id="280" w:author="Jordi Real" w:date="2020-11-02T09:08:00Z">
              <w:r w:rsidRPr="00773262" w:rsidDel="00BB2C77">
                <w:rPr>
                  <w:rFonts w:ascii="Times New Roman" w:eastAsia="Times New Roman" w:hAnsi="Times New Roman" w:cs="Times New Roman"/>
                  <w:color w:val="333333"/>
                  <w:sz w:val="20"/>
                  <w:szCs w:val="20"/>
                  <w:lang w:val="es-ES" w:eastAsia="es-ES"/>
                </w:rPr>
                <w:delText>&lt;0.001</w:delText>
              </w:r>
            </w:del>
          </w:p>
        </w:tc>
        <w:tc>
          <w:tcPr>
            <w:tcW w:w="860" w:type="dxa"/>
            <w:hideMark/>
          </w:tcPr>
          <w:p w:rsidR="001E7BEB" w:rsidRPr="00773262" w:rsidRDefault="001E7BEB" w:rsidP="00773262">
            <w:pPr>
              <w:jc w:val="center"/>
              <w:cnfStyle w:val="000000100000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r w:rsidRPr="00773262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257905</w:t>
            </w:r>
          </w:p>
        </w:tc>
      </w:tr>
      <w:tr w:rsidR="001E7BEB" w:rsidRPr="00773262" w:rsidTr="00A33FBD">
        <w:trPr>
          <w:cnfStyle w:val="000000010000"/>
          <w:trHeight w:val="315"/>
        </w:trPr>
        <w:tc>
          <w:tcPr>
            <w:cnfStyle w:val="001000000000"/>
            <w:tcW w:w="2758" w:type="dxa"/>
            <w:noWrap/>
            <w:hideMark/>
          </w:tcPr>
          <w:p w:rsidR="001E7BEB" w:rsidRPr="00773262" w:rsidRDefault="001E7BEB" w:rsidP="00773262">
            <w:pPr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eastAsia="es-ES"/>
              </w:rPr>
            </w:pPr>
            <w:r w:rsidRPr="00773262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eastAsia="es-ES"/>
              </w:rPr>
              <w:t>Body mass index (kg/m2):</w:t>
            </w:r>
          </w:p>
        </w:tc>
        <w:tc>
          <w:tcPr>
            <w:tcW w:w="1320" w:type="dxa"/>
            <w:hideMark/>
          </w:tcPr>
          <w:p w:rsidR="001E7BEB" w:rsidRPr="00773262" w:rsidRDefault="001E7BEB" w:rsidP="00773262">
            <w:pPr>
              <w:jc w:val="center"/>
              <w:cnfStyle w:val="000000010000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r w:rsidRPr="00773262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29.5 (5.06)</w:t>
            </w:r>
          </w:p>
        </w:tc>
        <w:tc>
          <w:tcPr>
            <w:tcW w:w="1320" w:type="dxa"/>
            <w:hideMark/>
          </w:tcPr>
          <w:p w:rsidR="001E7BEB" w:rsidRPr="00773262" w:rsidRDefault="001E7BEB" w:rsidP="00773262">
            <w:pPr>
              <w:jc w:val="center"/>
              <w:cnfStyle w:val="000000010000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r w:rsidRPr="00773262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27.2 (6.28)</w:t>
            </w:r>
          </w:p>
        </w:tc>
        <w:tc>
          <w:tcPr>
            <w:tcW w:w="1366" w:type="dxa"/>
            <w:hideMark/>
          </w:tcPr>
          <w:p w:rsidR="001E7BEB" w:rsidRPr="00773262" w:rsidRDefault="001E7BEB" w:rsidP="00773262">
            <w:pPr>
              <w:jc w:val="center"/>
              <w:cnfStyle w:val="000000010000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r w:rsidRPr="00773262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30.5 (6.16)</w:t>
            </w:r>
          </w:p>
        </w:tc>
        <w:tc>
          <w:tcPr>
            <w:tcW w:w="1366" w:type="dxa"/>
            <w:hideMark/>
          </w:tcPr>
          <w:p w:rsidR="001E7BEB" w:rsidRPr="00773262" w:rsidRDefault="001E7BEB" w:rsidP="00773262">
            <w:pPr>
              <w:jc w:val="center"/>
              <w:cnfStyle w:val="000000010000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r w:rsidRPr="00773262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30.1 (5.12)</w:t>
            </w:r>
          </w:p>
        </w:tc>
        <w:tc>
          <w:tcPr>
            <w:tcW w:w="1366" w:type="dxa"/>
            <w:hideMark/>
          </w:tcPr>
          <w:p w:rsidR="001E7BEB" w:rsidRPr="00773262" w:rsidRDefault="001E7BEB" w:rsidP="00773262">
            <w:pPr>
              <w:jc w:val="center"/>
              <w:cnfStyle w:val="000000010000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r w:rsidRPr="00773262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29.7 (4.78)</w:t>
            </w:r>
          </w:p>
        </w:tc>
        <w:tc>
          <w:tcPr>
            <w:tcW w:w="1466" w:type="dxa"/>
            <w:hideMark/>
          </w:tcPr>
          <w:p w:rsidR="001E7BEB" w:rsidRPr="00773262" w:rsidRDefault="001E7BEB" w:rsidP="00773262">
            <w:pPr>
              <w:jc w:val="center"/>
              <w:cnfStyle w:val="000000010000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r w:rsidRPr="00773262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29.0 (4.67)</w:t>
            </w:r>
          </w:p>
        </w:tc>
        <w:tc>
          <w:tcPr>
            <w:tcW w:w="800" w:type="dxa"/>
            <w:hideMark/>
          </w:tcPr>
          <w:p w:rsidR="001E7BEB" w:rsidRPr="00773262" w:rsidRDefault="001E7BEB" w:rsidP="001B5D7F">
            <w:pPr>
              <w:jc w:val="center"/>
              <w:cnfStyle w:val="000000010000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del w:id="281" w:author="Jordi Real" w:date="2020-11-02T09:08:00Z">
              <w:r w:rsidRPr="00773262" w:rsidDel="00BB2C77">
                <w:rPr>
                  <w:rFonts w:ascii="Times New Roman" w:eastAsia="Times New Roman" w:hAnsi="Times New Roman" w:cs="Times New Roman"/>
                  <w:color w:val="333333"/>
                  <w:sz w:val="20"/>
                  <w:szCs w:val="20"/>
                  <w:lang w:val="es-ES" w:eastAsia="es-ES"/>
                </w:rPr>
                <w:delText>&lt;0.001</w:delText>
              </w:r>
            </w:del>
          </w:p>
        </w:tc>
        <w:tc>
          <w:tcPr>
            <w:tcW w:w="860" w:type="dxa"/>
            <w:hideMark/>
          </w:tcPr>
          <w:p w:rsidR="001E7BEB" w:rsidRPr="00773262" w:rsidRDefault="001E7BEB" w:rsidP="00773262">
            <w:pPr>
              <w:jc w:val="center"/>
              <w:cnfStyle w:val="000000010000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r w:rsidRPr="00773262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87785</w:t>
            </w:r>
          </w:p>
        </w:tc>
      </w:tr>
      <w:tr w:rsidR="001E7BEB" w:rsidRPr="00773262" w:rsidTr="00A33FBD">
        <w:trPr>
          <w:cnfStyle w:val="000000100000"/>
          <w:trHeight w:val="315"/>
        </w:trPr>
        <w:tc>
          <w:tcPr>
            <w:cnfStyle w:val="001000000000"/>
            <w:tcW w:w="2758" w:type="dxa"/>
            <w:noWrap/>
            <w:hideMark/>
          </w:tcPr>
          <w:p w:rsidR="001E7BEB" w:rsidRPr="00773262" w:rsidRDefault="001E7BEB" w:rsidP="00773262">
            <w:pPr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r w:rsidRPr="00773262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BMI &gt; 30 kg/m2</w:t>
            </w:r>
          </w:p>
        </w:tc>
        <w:tc>
          <w:tcPr>
            <w:tcW w:w="1320" w:type="dxa"/>
            <w:hideMark/>
          </w:tcPr>
          <w:p w:rsidR="001E7BEB" w:rsidRPr="00773262" w:rsidRDefault="001E7BEB" w:rsidP="00773262">
            <w:pPr>
              <w:jc w:val="center"/>
              <w:cnfStyle w:val="000000100000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r w:rsidRPr="00773262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36234 (41.3%)</w:t>
            </w:r>
          </w:p>
        </w:tc>
        <w:tc>
          <w:tcPr>
            <w:tcW w:w="1320" w:type="dxa"/>
            <w:hideMark/>
          </w:tcPr>
          <w:p w:rsidR="001E7BEB" w:rsidRPr="00773262" w:rsidRDefault="001E7BEB" w:rsidP="00773262">
            <w:pPr>
              <w:jc w:val="center"/>
              <w:cnfStyle w:val="000000100000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r w:rsidRPr="00773262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122 (26.6%)</w:t>
            </w:r>
          </w:p>
        </w:tc>
        <w:tc>
          <w:tcPr>
            <w:tcW w:w="1366" w:type="dxa"/>
            <w:hideMark/>
          </w:tcPr>
          <w:p w:rsidR="001E7BEB" w:rsidRPr="00773262" w:rsidRDefault="001E7BEB" w:rsidP="00773262">
            <w:pPr>
              <w:jc w:val="center"/>
              <w:cnfStyle w:val="000000100000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r w:rsidRPr="00773262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6312 (48.2%)</w:t>
            </w:r>
          </w:p>
        </w:tc>
        <w:tc>
          <w:tcPr>
            <w:tcW w:w="1366" w:type="dxa"/>
            <w:hideMark/>
          </w:tcPr>
          <w:p w:rsidR="001E7BEB" w:rsidRPr="00773262" w:rsidRDefault="001E7BEB" w:rsidP="00773262">
            <w:pPr>
              <w:jc w:val="center"/>
              <w:cnfStyle w:val="000000100000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r w:rsidRPr="00773262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6485 (45.0%)</w:t>
            </w:r>
          </w:p>
        </w:tc>
        <w:tc>
          <w:tcPr>
            <w:tcW w:w="1366" w:type="dxa"/>
            <w:hideMark/>
          </w:tcPr>
          <w:p w:rsidR="001E7BEB" w:rsidRPr="00773262" w:rsidRDefault="001E7BEB" w:rsidP="00773262">
            <w:pPr>
              <w:jc w:val="center"/>
              <w:cnfStyle w:val="000000100000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r w:rsidRPr="00773262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8893 (42.4%)</w:t>
            </w:r>
          </w:p>
        </w:tc>
        <w:tc>
          <w:tcPr>
            <w:tcW w:w="1466" w:type="dxa"/>
            <w:hideMark/>
          </w:tcPr>
          <w:p w:rsidR="001E7BEB" w:rsidRPr="00773262" w:rsidRDefault="001E7BEB" w:rsidP="00773262">
            <w:pPr>
              <w:jc w:val="center"/>
              <w:cnfStyle w:val="000000100000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r w:rsidRPr="00773262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14422 (37.1%)</w:t>
            </w:r>
          </w:p>
        </w:tc>
        <w:tc>
          <w:tcPr>
            <w:tcW w:w="800" w:type="dxa"/>
            <w:noWrap/>
            <w:hideMark/>
          </w:tcPr>
          <w:p w:rsidR="001E7BEB" w:rsidRPr="00773262" w:rsidRDefault="001E7BEB" w:rsidP="001B5D7F">
            <w:pPr>
              <w:jc w:val="center"/>
              <w:cnfStyle w:val="000000100000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del w:id="282" w:author="Jordi Real" w:date="2020-11-02T09:08:00Z">
              <w:r w:rsidRPr="00773262" w:rsidDel="00BB2C77">
                <w:rPr>
                  <w:rFonts w:ascii="Times New Roman" w:eastAsia="Times New Roman" w:hAnsi="Times New Roman" w:cs="Times New Roman"/>
                  <w:color w:val="333333"/>
                  <w:sz w:val="20"/>
                  <w:szCs w:val="20"/>
                  <w:lang w:val="es-ES" w:eastAsia="es-ES"/>
                </w:rPr>
                <w:delText>&lt;0.001</w:delText>
              </w:r>
            </w:del>
          </w:p>
        </w:tc>
        <w:tc>
          <w:tcPr>
            <w:tcW w:w="860" w:type="dxa"/>
            <w:noWrap/>
            <w:hideMark/>
          </w:tcPr>
          <w:p w:rsidR="001E7BEB" w:rsidRPr="00773262" w:rsidRDefault="001E7BEB" w:rsidP="00773262">
            <w:pPr>
              <w:jc w:val="center"/>
              <w:cnfStyle w:val="000000100000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r w:rsidRPr="00773262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87785</w:t>
            </w:r>
          </w:p>
        </w:tc>
      </w:tr>
      <w:tr w:rsidR="001E7BEB" w:rsidRPr="00773262" w:rsidTr="00A33FBD">
        <w:trPr>
          <w:cnfStyle w:val="000000010000"/>
          <w:trHeight w:val="315"/>
        </w:trPr>
        <w:tc>
          <w:tcPr>
            <w:cnfStyle w:val="001000000000"/>
            <w:tcW w:w="2758" w:type="dxa"/>
            <w:noWrap/>
            <w:hideMark/>
          </w:tcPr>
          <w:p w:rsidR="001E7BEB" w:rsidRPr="00773262" w:rsidRDefault="001E7BEB" w:rsidP="00773262">
            <w:pPr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r w:rsidRPr="00773262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Non-</w:t>
            </w:r>
            <w:proofErr w:type="spellStart"/>
            <w:r w:rsidRPr="00773262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alcoholic</w:t>
            </w:r>
            <w:proofErr w:type="spellEnd"/>
            <w:r w:rsidRPr="00773262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 xml:space="preserve"> </w:t>
            </w:r>
            <w:proofErr w:type="spellStart"/>
            <w:r w:rsidRPr="00773262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fatty</w:t>
            </w:r>
            <w:proofErr w:type="spellEnd"/>
            <w:r w:rsidRPr="00773262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 xml:space="preserve"> </w:t>
            </w:r>
            <w:proofErr w:type="spellStart"/>
            <w:r w:rsidRPr="00773262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liver</w:t>
            </w:r>
            <w:proofErr w:type="spellEnd"/>
            <w:r w:rsidRPr="00773262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 xml:space="preserve"> </w:t>
            </w:r>
          </w:p>
        </w:tc>
        <w:tc>
          <w:tcPr>
            <w:tcW w:w="1320" w:type="dxa"/>
            <w:hideMark/>
          </w:tcPr>
          <w:p w:rsidR="001E7BEB" w:rsidRPr="00773262" w:rsidRDefault="001E7BEB" w:rsidP="00773262">
            <w:pPr>
              <w:jc w:val="center"/>
              <w:cnfStyle w:val="000000010000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r w:rsidRPr="00773262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2996 (1.16%)</w:t>
            </w:r>
          </w:p>
        </w:tc>
        <w:tc>
          <w:tcPr>
            <w:tcW w:w="1320" w:type="dxa"/>
            <w:hideMark/>
          </w:tcPr>
          <w:p w:rsidR="001E7BEB" w:rsidRPr="00773262" w:rsidRDefault="001E7BEB" w:rsidP="00773262">
            <w:pPr>
              <w:jc w:val="center"/>
              <w:cnfStyle w:val="000000010000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r w:rsidRPr="00773262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13 (0.43%)</w:t>
            </w:r>
          </w:p>
        </w:tc>
        <w:tc>
          <w:tcPr>
            <w:tcW w:w="1366" w:type="dxa"/>
            <w:hideMark/>
          </w:tcPr>
          <w:p w:rsidR="001E7BEB" w:rsidRPr="00773262" w:rsidRDefault="001E7BEB" w:rsidP="00773262">
            <w:pPr>
              <w:jc w:val="center"/>
              <w:cnfStyle w:val="000000010000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r w:rsidRPr="00773262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830 (1.44%)</w:t>
            </w:r>
          </w:p>
        </w:tc>
        <w:tc>
          <w:tcPr>
            <w:tcW w:w="1366" w:type="dxa"/>
            <w:hideMark/>
          </w:tcPr>
          <w:p w:rsidR="001E7BEB" w:rsidRPr="00773262" w:rsidRDefault="001E7BEB" w:rsidP="00773262">
            <w:pPr>
              <w:jc w:val="center"/>
              <w:cnfStyle w:val="000000010000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r w:rsidRPr="00773262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828 (1.86%)</w:t>
            </w:r>
          </w:p>
        </w:tc>
        <w:tc>
          <w:tcPr>
            <w:tcW w:w="1366" w:type="dxa"/>
            <w:hideMark/>
          </w:tcPr>
          <w:p w:rsidR="001E7BEB" w:rsidRPr="00773262" w:rsidRDefault="001E7BEB" w:rsidP="00773262">
            <w:pPr>
              <w:jc w:val="center"/>
              <w:cnfStyle w:val="000000010000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r w:rsidRPr="00773262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661 (1.30%)</w:t>
            </w:r>
          </w:p>
        </w:tc>
        <w:tc>
          <w:tcPr>
            <w:tcW w:w="1466" w:type="dxa"/>
            <w:hideMark/>
          </w:tcPr>
          <w:p w:rsidR="001E7BEB" w:rsidRPr="00773262" w:rsidRDefault="001E7BEB" w:rsidP="00773262">
            <w:pPr>
              <w:jc w:val="center"/>
              <w:cnfStyle w:val="000000010000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r w:rsidRPr="00773262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664 (0.65%)</w:t>
            </w:r>
          </w:p>
        </w:tc>
        <w:tc>
          <w:tcPr>
            <w:tcW w:w="800" w:type="dxa"/>
            <w:hideMark/>
          </w:tcPr>
          <w:p w:rsidR="001E7BEB" w:rsidRPr="00773262" w:rsidRDefault="001E7BEB" w:rsidP="001B5D7F">
            <w:pPr>
              <w:jc w:val="center"/>
              <w:cnfStyle w:val="000000010000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del w:id="283" w:author="Jordi Real" w:date="2020-11-02T09:08:00Z">
              <w:r w:rsidRPr="00773262" w:rsidDel="00BB2C77">
                <w:rPr>
                  <w:rFonts w:ascii="Times New Roman" w:eastAsia="Times New Roman" w:hAnsi="Times New Roman" w:cs="Times New Roman"/>
                  <w:color w:val="333333"/>
                  <w:sz w:val="20"/>
                  <w:szCs w:val="20"/>
                  <w:lang w:val="es-ES" w:eastAsia="es-ES"/>
                </w:rPr>
                <w:delText>&lt;0.001</w:delText>
              </w:r>
            </w:del>
          </w:p>
        </w:tc>
        <w:tc>
          <w:tcPr>
            <w:tcW w:w="860" w:type="dxa"/>
            <w:hideMark/>
          </w:tcPr>
          <w:p w:rsidR="001E7BEB" w:rsidRPr="00773262" w:rsidRDefault="001E7BEB" w:rsidP="00773262">
            <w:pPr>
              <w:jc w:val="center"/>
              <w:cnfStyle w:val="000000010000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r w:rsidRPr="00773262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257905</w:t>
            </w:r>
          </w:p>
        </w:tc>
      </w:tr>
      <w:tr w:rsidR="001E7BEB" w:rsidRPr="00773262" w:rsidTr="00A33FBD">
        <w:trPr>
          <w:cnfStyle w:val="000000100000"/>
          <w:trHeight w:val="315"/>
        </w:trPr>
        <w:tc>
          <w:tcPr>
            <w:cnfStyle w:val="001000000000"/>
            <w:tcW w:w="2758" w:type="dxa"/>
            <w:noWrap/>
            <w:hideMark/>
          </w:tcPr>
          <w:p w:rsidR="001E7BEB" w:rsidRPr="00773262" w:rsidRDefault="001E7BEB" w:rsidP="00773262">
            <w:pPr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r w:rsidRPr="00773262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 xml:space="preserve">Glomerular </w:t>
            </w:r>
            <w:proofErr w:type="spellStart"/>
            <w:r w:rsidRPr="00773262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Filtration</w:t>
            </w:r>
            <w:proofErr w:type="spellEnd"/>
            <w:r w:rsidRPr="00773262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 xml:space="preserve"> (CKD-EPI)</w:t>
            </w:r>
          </w:p>
        </w:tc>
        <w:tc>
          <w:tcPr>
            <w:tcW w:w="1320" w:type="dxa"/>
            <w:hideMark/>
          </w:tcPr>
          <w:p w:rsidR="001E7BEB" w:rsidRPr="00773262" w:rsidRDefault="001E7BEB" w:rsidP="00773262">
            <w:pPr>
              <w:jc w:val="center"/>
              <w:cnfStyle w:val="000000100000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r w:rsidRPr="00773262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71.4 (17.3)</w:t>
            </w:r>
          </w:p>
        </w:tc>
        <w:tc>
          <w:tcPr>
            <w:tcW w:w="1320" w:type="dxa"/>
            <w:hideMark/>
          </w:tcPr>
          <w:p w:rsidR="001E7BEB" w:rsidRPr="00773262" w:rsidRDefault="001E7BEB" w:rsidP="00773262">
            <w:pPr>
              <w:jc w:val="center"/>
              <w:cnfStyle w:val="000000100000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r w:rsidRPr="00773262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87.3 (9.33)</w:t>
            </w:r>
          </w:p>
        </w:tc>
        <w:tc>
          <w:tcPr>
            <w:tcW w:w="1366" w:type="dxa"/>
            <w:hideMark/>
          </w:tcPr>
          <w:p w:rsidR="001E7BEB" w:rsidRPr="00773262" w:rsidRDefault="001E7BEB" w:rsidP="00773262">
            <w:pPr>
              <w:jc w:val="center"/>
              <w:cnfStyle w:val="000000100000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r w:rsidRPr="00773262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82.8 (11.8)</w:t>
            </w:r>
          </w:p>
        </w:tc>
        <w:tc>
          <w:tcPr>
            <w:tcW w:w="1366" w:type="dxa"/>
            <w:hideMark/>
          </w:tcPr>
          <w:p w:rsidR="001E7BEB" w:rsidRPr="00773262" w:rsidRDefault="001E7BEB" w:rsidP="00773262">
            <w:pPr>
              <w:jc w:val="center"/>
              <w:cnfStyle w:val="000000100000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r w:rsidRPr="00773262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79.0 (13.6)</w:t>
            </w:r>
          </w:p>
        </w:tc>
        <w:tc>
          <w:tcPr>
            <w:tcW w:w="1366" w:type="dxa"/>
            <w:hideMark/>
          </w:tcPr>
          <w:p w:rsidR="001E7BEB" w:rsidRPr="00773262" w:rsidRDefault="001E7BEB" w:rsidP="00773262">
            <w:pPr>
              <w:jc w:val="center"/>
              <w:cnfStyle w:val="000000100000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r w:rsidRPr="00773262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73.4 (15.2)</w:t>
            </w:r>
          </w:p>
        </w:tc>
        <w:tc>
          <w:tcPr>
            <w:tcW w:w="1466" w:type="dxa"/>
            <w:hideMark/>
          </w:tcPr>
          <w:p w:rsidR="001E7BEB" w:rsidRPr="00773262" w:rsidRDefault="001E7BEB" w:rsidP="00773262">
            <w:pPr>
              <w:jc w:val="center"/>
              <w:cnfStyle w:val="000000100000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r w:rsidRPr="00773262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62.9 (17.1)</w:t>
            </w:r>
          </w:p>
        </w:tc>
        <w:tc>
          <w:tcPr>
            <w:tcW w:w="800" w:type="dxa"/>
            <w:hideMark/>
          </w:tcPr>
          <w:p w:rsidR="001E7BEB" w:rsidRPr="00773262" w:rsidRDefault="001E7BEB" w:rsidP="001B5D7F">
            <w:pPr>
              <w:jc w:val="center"/>
              <w:cnfStyle w:val="000000100000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del w:id="284" w:author="Jordi Real" w:date="2020-11-02T09:08:00Z">
              <w:r w:rsidRPr="00773262" w:rsidDel="00BB2C77">
                <w:rPr>
                  <w:rFonts w:ascii="Times New Roman" w:eastAsia="Times New Roman" w:hAnsi="Times New Roman" w:cs="Times New Roman"/>
                  <w:color w:val="333333"/>
                  <w:sz w:val="20"/>
                  <w:szCs w:val="20"/>
                  <w:lang w:val="es-ES" w:eastAsia="es-ES"/>
                </w:rPr>
                <w:delText>&lt;0.001</w:delText>
              </w:r>
            </w:del>
          </w:p>
        </w:tc>
        <w:tc>
          <w:tcPr>
            <w:tcW w:w="860" w:type="dxa"/>
            <w:hideMark/>
          </w:tcPr>
          <w:p w:rsidR="001E7BEB" w:rsidRPr="00773262" w:rsidRDefault="001E7BEB" w:rsidP="00773262">
            <w:pPr>
              <w:jc w:val="center"/>
              <w:cnfStyle w:val="000000100000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r w:rsidRPr="00773262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132397</w:t>
            </w:r>
          </w:p>
        </w:tc>
      </w:tr>
      <w:tr w:rsidR="001E7BEB" w:rsidRPr="00773262" w:rsidTr="00A33FBD">
        <w:trPr>
          <w:cnfStyle w:val="000000010000"/>
          <w:trHeight w:val="315"/>
        </w:trPr>
        <w:tc>
          <w:tcPr>
            <w:cnfStyle w:val="001000000000"/>
            <w:tcW w:w="2758" w:type="dxa"/>
            <w:noWrap/>
            <w:hideMark/>
          </w:tcPr>
          <w:p w:rsidR="001E7BEB" w:rsidRPr="00773262" w:rsidRDefault="001E7BEB" w:rsidP="00773262">
            <w:pPr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r w:rsidRPr="00773262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CKD-EPI ≤ 60 ml/min</w:t>
            </w:r>
          </w:p>
        </w:tc>
        <w:tc>
          <w:tcPr>
            <w:tcW w:w="1320" w:type="dxa"/>
            <w:hideMark/>
          </w:tcPr>
          <w:p w:rsidR="001E7BEB" w:rsidRPr="00773262" w:rsidRDefault="001E7BEB" w:rsidP="00773262">
            <w:pPr>
              <w:jc w:val="center"/>
              <w:cnfStyle w:val="000000010000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r w:rsidRPr="00773262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33460 (25.3%)</w:t>
            </w:r>
          </w:p>
        </w:tc>
        <w:tc>
          <w:tcPr>
            <w:tcW w:w="1320" w:type="dxa"/>
            <w:hideMark/>
          </w:tcPr>
          <w:p w:rsidR="001E7BEB" w:rsidRPr="00773262" w:rsidRDefault="001E7BEB" w:rsidP="00773262">
            <w:pPr>
              <w:jc w:val="center"/>
              <w:cnfStyle w:val="000000010000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r w:rsidRPr="00773262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13 (1.95%)</w:t>
            </w:r>
          </w:p>
        </w:tc>
        <w:tc>
          <w:tcPr>
            <w:tcW w:w="1366" w:type="dxa"/>
            <w:hideMark/>
          </w:tcPr>
          <w:p w:rsidR="001E7BEB" w:rsidRPr="00773262" w:rsidRDefault="001E7BEB" w:rsidP="00773262">
            <w:pPr>
              <w:jc w:val="center"/>
              <w:cnfStyle w:val="000000010000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r w:rsidRPr="00773262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1104 (5.05%)</w:t>
            </w:r>
          </w:p>
        </w:tc>
        <w:tc>
          <w:tcPr>
            <w:tcW w:w="1366" w:type="dxa"/>
            <w:hideMark/>
          </w:tcPr>
          <w:p w:rsidR="001E7BEB" w:rsidRPr="00773262" w:rsidRDefault="001E7BEB" w:rsidP="00773262">
            <w:pPr>
              <w:jc w:val="center"/>
              <w:cnfStyle w:val="000000010000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r w:rsidRPr="00773262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2111 (9.64%)</w:t>
            </w:r>
          </w:p>
        </w:tc>
        <w:tc>
          <w:tcPr>
            <w:tcW w:w="1366" w:type="dxa"/>
            <w:hideMark/>
          </w:tcPr>
          <w:p w:rsidR="001E7BEB" w:rsidRPr="00773262" w:rsidRDefault="001E7BEB" w:rsidP="00773262">
            <w:pPr>
              <w:jc w:val="center"/>
              <w:cnfStyle w:val="000000010000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r w:rsidRPr="00773262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5610 (18.8%)</w:t>
            </w:r>
          </w:p>
        </w:tc>
        <w:tc>
          <w:tcPr>
            <w:tcW w:w="1466" w:type="dxa"/>
            <w:hideMark/>
          </w:tcPr>
          <w:p w:rsidR="001E7BEB" w:rsidRPr="00773262" w:rsidRDefault="001E7BEB" w:rsidP="00773262">
            <w:pPr>
              <w:jc w:val="center"/>
              <w:cnfStyle w:val="000000010000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r w:rsidRPr="00773262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24622 (42.3%)</w:t>
            </w:r>
          </w:p>
        </w:tc>
        <w:tc>
          <w:tcPr>
            <w:tcW w:w="800" w:type="dxa"/>
            <w:hideMark/>
          </w:tcPr>
          <w:p w:rsidR="001E7BEB" w:rsidRPr="00773262" w:rsidRDefault="001E7BEB" w:rsidP="001B5D7F">
            <w:pPr>
              <w:jc w:val="center"/>
              <w:cnfStyle w:val="000000010000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del w:id="285" w:author="Jordi Real" w:date="2020-11-02T09:08:00Z">
              <w:r w:rsidRPr="00773262" w:rsidDel="00BB2C77">
                <w:rPr>
                  <w:rFonts w:ascii="Times New Roman" w:eastAsia="Times New Roman" w:hAnsi="Times New Roman" w:cs="Times New Roman"/>
                  <w:color w:val="333333"/>
                  <w:sz w:val="20"/>
                  <w:szCs w:val="20"/>
                  <w:lang w:val="es-ES" w:eastAsia="es-ES"/>
                </w:rPr>
                <w:delText>&lt;0.001</w:delText>
              </w:r>
            </w:del>
          </w:p>
        </w:tc>
        <w:tc>
          <w:tcPr>
            <w:tcW w:w="860" w:type="dxa"/>
            <w:noWrap/>
            <w:hideMark/>
          </w:tcPr>
          <w:p w:rsidR="001E7BEB" w:rsidRPr="00773262" w:rsidRDefault="001E7BEB" w:rsidP="00773262">
            <w:pPr>
              <w:jc w:val="center"/>
              <w:cnfStyle w:val="000000010000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r w:rsidRPr="00773262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132397</w:t>
            </w:r>
          </w:p>
        </w:tc>
      </w:tr>
      <w:tr w:rsidR="001E7BEB" w:rsidRPr="00773262" w:rsidTr="00A33FBD">
        <w:trPr>
          <w:cnfStyle w:val="000000100000"/>
          <w:trHeight w:val="315"/>
        </w:trPr>
        <w:tc>
          <w:tcPr>
            <w:cnfStyle w:val="001000000000"/>
            <w:tcW w:w="2758" w:type="dxa"/>
            <w:noWrap/>
            <w:hideMark/>
          </w:tcPr>
          <w:p w:rsidR="001E7BEB" w:rsidRPr="00773262" w:rsidRDefault="001E7BEB" w:rsidP="00773262">
            <w:pPr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proofErr w:type="spellStart"/>
            <w:r w:rsidRPr="00773262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Albumin</w:t>
            </w:r>
            <w:proofErr w:type="spellEnd"/>
            <w:r w:rsidRPr="00773262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 xml:space="preserve"> / </w:t>
            </w:r>
            <w:proofErr w:type="spellStart"/>
            <w:r w:rsidRPr="00773262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Creatinine</w:t>
            </w:r>
            <w:proofErr w:type="spellEnd"/>
          </w:p>
        </w:tc>
        <w:tc>
          <w:tcPr>
            <w:tcW w:w="1320" w:type="dxa"/>
            <w:hideMark/>
          </w:tcPr>
          <w:p w:rsidR="001E7BEB" w:rsidRPr="00773262" w:rsidRDefault="001E7BEB" w:rsidP="00773262">
            <w:pPr>
              <w:jc w:val="center"/>
              <w:cnfStyle w:val="000000100000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r w:rsidRPr="00773262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40.9 (155)</w:t>
            </w:r>
          </w:p>
        </w:tc>
        <w:tc>
          <w:tcPr>
            <w:tcW w:w="1320" w:type="dxa"/>
            <w:hideMark/>
          </w:tcPr>
          <w:p w:rsidR="001E7BEB" w:rsidRPr="00773262" w:rsidRDefault="001E7BEB" w:rsidP="00773262">
            <w:pPr>
              <w:jc w:val="center"/>
              <w:cnfStyle w:val="000000100000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r w:rsidRPr="00773262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51.8 (166)</w:t>
            </w:r>
          </w:p>
        </w:tc>
        <w:tc>
          <w:tcPr>
            <w:tcW w:w="1366" w:type="dxa"/>
            <w:hideMark/>
          </w:tcPr>
          <w:p w:rsidR="001E7BEB" w:rsidRPr="00773262" w:rsidRDefault="001E7BEB" w:rsidP="00773262">
            <w:pPr>
              <w:jc w:val="center"/>
              <w:cnfStyle w:val="000000100000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r w:rsidRPr="00773262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42.9 (183)</w:t>
            </w:r>
          </w:p>
        </w:tc>
        <w:tc>
          <w:tcPr>
            <w:tcW w:w="1366" w:type="dxa"/>
            <w:hideMark/>
          </w:tcPr>
          <w:p w:rsidR="001E7BEB" w:rsidRPr="00773262" w:rsidRDefault="001E7BEB" w:rsidP="00773262">
            <w:pPr>
              <w:jc w:val="center"/>
              <w:cnfStyle w:val="000000100000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r w:rsidRPr="00773262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41.4 (172)</w:t>
            </w:r>
          </w:p>
        </w:tc>
        <w:tc>
          <w:tcPr>
            <w:tcW w:w="1366" w:type="dxa"/>
            <w:hideMark/>
          </w:tcPr>
          <w:p w:rsidR="001E7BEB" w:rsidRPr="00773262" w:rsidRDefault="001E7BEB" w:rsidP="00773262">
            <w:pPr>
              <w:jc w:val="center"/>
              <w:cnfStyle w:val="000000100000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r w:rsidRPr="00773262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38.0 (145)</w:t>
            </w:r>
          </w:p>
        </w:tc>
        <w:tc>
          <w:tcPr>
            <w:tcW w:w="1466" w:type="dxa"/>
            <w:hideMark/>
          </w:tcPr>
          <w:p w:rsidR="001E7BEB" w:rsidRPr="00773262" w:rsidRDefault="001E7BEB" w:rsidP="00773262">
            <w:pPr>
              <w:jc w:val="center"/>
              <w:cnfStyle w:val="000000100000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r w:rsidRPr="00773262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41.6 (144)</w:t>
            </w:r>
          </w:p>
        </w:tc>
        <w:tc>
          <w:tcPr>
            <w:tcW w:w="800" w:type="dxa"/>
            <w:hideMark/>
          </w:tcPr>
          <w:p w:rsidR="001E7BEB" w:rsidRPr="00773262" w:rsidRDefault="001E7BEB" w:rsidP="001B5D7F">
            <w:pPr>
              <w:jc w:val="center"/>
              <w:cnfStyle w:val="000000100000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del w:id="286" w:author="Jordi Real" w:date="2020-11-02T09:08:00Z">
              <w:r w:rsidDel="00BB2C77">
                <w:rPr>
                  <w:rFonts w:ascii="Times New Roman" w:eastAsia="Times New Roman" w:hAnsi="Times New Roman" w:cs="Times New Roman"/>
                  <w:color w:val="333333"/>
                  <w:sz w:val="20"/>
                  <w:szCs w:val="20"/>
                  <w:lang w:val="es-ES" w:eastAsia="es-ES"/>
                </w:rPr>
                <w:delText>0.687</w:delText>
              </w:r>
            </w:del>
          </w:p>
        </w:tc>
        <w:tc>
          <w:tcPr>
            <w:tcW w:w="860" w:type="dxa"/>
            <w:hideMark/>
          </w:tcPr>
          <w:p w:rsidR="001E7BEB" w:rsidRPr="00773262" w:rsidRDefault="001E7BEB" w:rsidP="00773262">
            <w:pPr>
              <w:jc w:val="center"/>
              <w:cnfStyle w:val="000000100000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r w:rsidRPr="00773262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36080</w:t>
            </w:r>
          </w:p>
        </w:tc>
      </w:tr>
      <w:tr w:rsidR="001E7BEB" w:rsidRPr="00773262" w:rsidTr="00A33FBD">
        <w:trPr>
          <w:cnfStyle w:val="000000010000"/>
          <w:trHeight w:val="315"/>
        </w:trPr>
        <w:tc>
          <w:tcPr>
            <w:cnfStyle w:val="001000000000"/>
            <w:tcW w:w="2758" w:type="dxa"/>
            <w:noWrap/>
            <w:hideMark/>
          </w:tcPr>
          <w:p w:rsidR="001E7BEB" w:rsidRPr="00773262" w:rsidRDefault="001E7BEB" w:rsidP="00773262">
            <w:pPr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r w:rsidRPr="00773262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UACR &gt; 30 mg/gr</w:t>
            </w:r>
          </w:p>
        </w:tc>
        <w:tc>
          <w:tcPr>
            <w:tcW w:w="1320" w:type="dxa"/>
            <w:hideMark/>
          </w:tcPr>
          <w:p w:rsidR="001E7BEB" w:rsidRPr="00773262" w:rsidRDefault="001E7BEB" w:rsidP="00773262">
            <w:pPr>
              <w:jc w:val="center"/>
              <w:cnfStyle w:val="000000010000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r w:rsidRPr="00773262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6787 (18.8%)</w:t>
            </w:r>
          </w:p>
        </w:tc>
        <w:tc>
          <w:tcPr>
            <w:tcW w:w="1320" w:type="dxa"/>
            <w:hideMark/>
          </w:tcPr>
          <w:p w:rsidR="001E7BEB" w:rsidRPr="00773262" w:rsidRDefault="001E7BEB" w:rsidP="00773262">
            <w:pPr>
              <w:jc w:val="center"/>
              <w:cnfStyle w:val="000000010000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r w:rsidRPr="00773262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6 (15.0%)</w:t>
            </w:r>
          </w:p>
        </w:tc>
        <w:tc>
          <w:tcPr>
            <w:tcW w:w="1366" w:type="dxa"/>
            <w:hideMark/>
          </w:tcPr>
          <w:p w:rsidR="001E7BEB" w:rsidRPr="00773262" w:rsidRDefault="001E7BEB" w:rsidP="00773262">
            <w:pPr>
              <w:jc w:val="center"/>
              <w:cnfStyle w:val="000000010000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r w:rsidRPr="00773262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804 (16.8%)</w:t>
            </w:r>
          </w:p>
        </w:tc>
        <w:tc>
          <w:tcPr>
            <w:tcW w:w="1366" w:type="dxa"/>
            <w:hideMark/>
          </w:tcPr>
          <w:p w:rsidR="001E7BEB" w:rsidRPr="00773262" w:rsidRDefault="001E7BEB" w:rsidP="00773262">
            <w:pPr>
              <w:jc w:val="center"/>
              <w:cnfStyle w:val="000000010000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r w:rsidRPr="00773262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1089 (17.1%)</w:t>
            </w:r>
          </w:p>
        </w:tc>
        <w:tc>
          <w:tcPr>
            <w:tcW w:w="1366" w:type="dxa"/>
            <w:hideMark/>
          </w:tcPr>
          <w:p w:rsidR="001E7BEB" w:rsidRPr="00773262" w:rsidRDefault="001E7BEB" w:rsidP="00773262">
            <w:pPr>
              <w:jc w:val="center"/>
              <w:cnfStyle w:val="000000010000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r w:rsidRPr="00773262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1602 (17.7%)</w:t>
            </w:r>
          </w:p>
        </w:tc>
        <w:tc>
          <w:tcPr>
            <w:tcW w:w="1466" w:type="dxa"/>
            <w:hideMark/>
          </w:tcPr>
          <w:p w:rsidR="001E7BEB" w:rsidRPr="00773262" w:rsidRDefault="001E7BEB" w:rsidP="00773262">
            <w:pPr>
              <w:jc w:val="center"/>
              <w:cnfStyle w:val="000000010000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r w:rsidRPr="00773262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3286 (20.8%)</w:t>
            </w:r>
          </w:p>
        </w:tc>
        <w:tc>
          <w:tcPr>
            <w:tcW w:w="800" w:type="dxa"/>
            <w:noWrap/>
            <w:hideMark/>
          </w:tcPr>
          <w:p w:rsidR="001E7BEB" w:rsidRPr="00773262" w:rsidRDefault="001E7BEB" w:rsidP="001B5D7F">
            <w:pPr>
              <w:jc w:val="center"/>
              <w:cnfStyle w:val="000000010000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del w:id="287" w:author="Jordi Real" w:date="2020-11-02T09:08:00Z">
              <w:r w:rsidRPr="00773262" w:rsidDel="00BB2C77">
                <w:rPr>
                  <w:rFonts w:ascii="Times New Roman" w:eastAsia="Times New Roman" w:hAnsi="Times New Roman" w:cs="Times New Roman"/>
                  <w:color w:val="333333"/>
                  <w:sz w:val="20"/>
                  <w:szCs w:val="20"/>
                  <w:lang w:val="es-ES" w:eastAsia="es-ES"/>
                </w:rPr>
                <w:delText>&lt;0.001</w:delText>
              </w:r>
            </w:del>
          </w:p>
        </w:tc>
        <w:tc>
          <w:tcPr>
            <w:tcW w:w="860" w:type="dxa"/>
            <w:noWrap/>
            <w:hideMark/>
          </w:tcPr>
          <w:p w:rsidR="001E7BEB" w:rsidRPr="00773262" w:rsidRDefault="001E7BEB" w:rsidP="00773262">
            <w:pPr>
              <w:jc w:val="center"/>
              <w:cnfStyle w:val="000000010000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r w:rsidRPr="00773262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36080</w:t>
            </w:r>
          </w:p>
        </w:tc>
      </w:tr>
      <w:tr w:rsidR="001E7BEB" w:rsidRPr="00773262" w:rsidTr="00A33FBD">
        <w:trPr>
          <w:cnfStyle w:val="000000100000"/>
          <w:trHeight w:val="315"/>
        </w:trPr>
        <w:tc>
          <w:tcPr>
            <w:cnfStyle w:val="001000000000"/>
            <w:tcW w:w="2758" w:type="dxa"/>
            <w:noWrap/>
            <w:hideMark/>
          </w:tcPr>
          <w:p w:rsidR="001E7BEB" w:rsidRPr="00773262" w:rsidRDefault="001E7BEB" w:rsidP="00773262">
            <w:pPr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proofErr w:type="spellStart"/>
            <w:r w:rsidRPr="00773262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High</w:t>
            </w:r>
            <w:proofErr w:type="spellEnd"/>
            <w:r w:rsidRPr="00773262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 xml:space="preserve"> </w:t>
            </w:r>
            <w:proofErr w:type="spellStart"/>
            <w:r w:rsidRPr="00773262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risk</w:t>
            </w:r>
            <w:proofErr w:type="spellEnd"/>
            <w:r w:rsidRPr="00773262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 xml:space="preserve"> alcohol </w:t>
            </w:r>
          </w:p>
        </w:tc>
        <w:tc>
          <w:tcPr>
            <w:tcW w:w="1320" w:type="dxa"/>
            <w:hideMark/>
          </w:tcPr>
          <w:p w:rsidR="001E7BEB" w:rsidRPr="00773262" w:rsidRDefault="001E7BEB" w:rsidP="00773262">
            <w:pPr>
              <w:jc w:val="center"/>
              <w:cnfStyle w:val="000000100000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r w:rsidRPr="00773262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2620 (3.09%)</w:t>
            </w:r>
          </w:p>
        </w:tc>
        <w:tc>
          <w:tcPr>
            <w:tcW w:w="1320" w:type="dxa"/>
            <w:hideMark/>
          </w:tcPr>
          <w:p w:rsidR="001E7BEB" w:rsidRPr="00773262" w:rsidRDefault="001E7BEB" w:rsidP="00773262">
            <w:pPr>
              <w:jc w:val="center"/>
              <w:cnfStyle w:val="000000100000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r w:rsidRPr="00773262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12 (2.94%)</w:t>
            </w:r>
          </w:p>
        </w:tc>
        <w:tc>
          <w:tcPr>
            <w:tcW w:w="1366" w:type="dxa"/>
            <w:hideMark/>
          </w:tcPr>
          <w:p w:rsidR="001E7BEB" w:rsidRPr="00773262" w:rsidRDefault="001E7BEB" w:rsidP="00773262">
            <w:pPr>
              <w:jc w:val="center"/>
              <w:cnfStyle w:val="000000100000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r w:rsidRPr="00773262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639 (4.83%)</w:t>
            </w:r>
          </w:p>
        </w:tc>
        <w:tc>
          <w:tcPr>
            <w:tcW w:w="1366" w:type="dxa"/>
            <w:hideMark/>
          </w:tcPr>
          <w:p w:rsidR="001E7BEB" w:rsidRPr="00773262" w:rsidRDefault="001E7BEB" w:rsidP="00773262">
            <w:pPr>
              <w:jc w:val="center"/>
              <w:cnfStyle w:val="000000100000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r w:rsidRPr="00773262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800 (5.80%)</w:t>
            </w:r>
          </w:p>
        </w:tc>
        <w:tc>
          <w:tcPr>
            <w:tcW w:w="1366" w:type="dxa"/>
            <w:hideMark/>
          </w:tcPr>
          <w:p w:rsidR="001E7BEB" w:rsidRPr="00773262" w:rsidRDefault="001E7BEB" w:rsidP="00773262">
            <w:pPr>
              <w:jc w:val="center"/>
              <w:cnfStyle w:val="000000100000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r w:rsidRPr="00773262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706 (3.56%)</w:t>
            </w:r>
          </w:p>
        </w:tc>
        <w:tc>
          <w:tcPr>
            <w:tcW w:w="1466" w:type="dxa"/>
            <w:hideMark/>
          </w:tcPr>
          <w:p w:rsidR="001E7BEB" w:rsidRPr="00773262" w:rsidRDefault="001E7BEB" w:rsidP="00773262">
            <w:pPr>
              <w:jc w:val="center"/>
              <w:cnfStyle w:val="000000100000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r w:rsidRPr="00773262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463 (1.23%)</w:t>
            </w:r>
          </w:p>
        </w:tc>
        <w:tc>
          <w:tcPr>
            <w:tcW w:w="800" w:type="dxa"/>
            <w:noWrap/>
            <w:hideMark/>
          </w:tcPr>
          <w:p w:rsidR="001E7BEB" w:rsidRPr="00773262" w:rsidRDefault="001E7BEB" w:rsidP="001B5D7F">
            <w:pPr>
              <w:jc w:val="center"/>
              <w:cnfStyle w:val="000000100000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del w:id="288" w:author="Jordi Real" w:date="2020-11-02T09:08:00Z">
              <w:r w:rsidRPr="00773262" w:rsidDel="00BB2C77">
                <w:rPr>
                  <w:rFonts w:ascii="Times New Roman" w:eastAsia="Times New Roman" w:hAnsi="Times New Roman" w:cs="Times New Roman"/>
                  <w:color w:val="333333"/>
                  <w:sz w:val="20"/>
                  <w:szCs w:val="20"/>
                  <w:lang w:val="es-ES" w:eastAsia="es-ES"/>
                </w:rPr>
                <w:delText>&lt;0.001</w:delText>
              </w:r>
            </w:del>
          </w:p>
        </w:tc>
        <w:tc>
          <w:tcPr>
            <w:tcW w:w="860" w:type="dxa"/>
            <w:noWrap/>
            <w:hideMark/>
          </w:tcPr>
          <w:p w:rsidR="001E7BEB" w:rsidRPr="00773262" w:rsidRDefault="001E7BEB" w:rsidP="00773262">
            <w:pPr>
              <w:jc w:val="center"/>
              <w:cnfStyle w:val="000000100000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r w:rsidRPr="001E7BEB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84869</w:t>
            </w:r>
          </w:p>
        </w:tc>
      </w:tr>
      <w:tr w:rsidR="001E7BEB" w:rsidRPr="00773262" w:rsidTr="00A33FBD">
        <w:trPr>
          <w:cnfStyle w:val="000000010000"/>
          <w:trHeight w:val="315"/>
        </w:trPr>
        <w:tc>
          <w:tcPr>
            <w:cnfStyle w:val="001000000000"/>
            <w:tcW w:w="2758" w:type="dxa"/>
            <w:hideMark/>
          </w:tcPr>
          <w:p w:rsidR="001E7BEB" w:rsidRPr="00773262" w:rsidRDefault="001E7BEB" w:rsidP="00773262">
            <w:pPr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 xml:space="preserve">QMEDEA </w:t>
            </w:r>
            <w:r w:rsidRPr="00773262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U5</w:t>
            </w:r>
          </w:p>
        </w:tc>
        <w:tc>
          <w:tcPr>
            <w:tcW w:w="1320" w:type="dxa"/>
            <w:hideMark/>
          </w:tcPr>
          <w:p w:rsidR="001E7BEB" w:rsidRPr="00773262" w:rsidRDefault="001E7BEB" w:rsidP="00773262">
            <w:pPr>
              <w:jc w:val="center"/>
              <w:cnfStyle w:val="000000010000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r w:rsidRPr="00773262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32479 (12.6%)</w:t>
            </w:r>
          </w:p>
        </w:tc>
        <w:tc>
          <w:tcPr>
            <w:tcW w:w="1320" w:type="dxa"/>
            <w:hideMark/>
          </w:tcPr>
          <w:p w:rsidR="001E7BEB" w:rsidRPr="00773262" w:rsidRDefault="001E7BEB" w:rsidP="00773262">
            <w:pPr>
              <w:jc w:val="center"/>
              <w:cnfStyle w:val="000000010000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r w:rsidRPr="00773262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516 (16.9%)</w:t>
            </w:r>
          </w:p>
        </w:tc>
        <w:tc>
          <w:tcPr>
            <w:tcW w:w="1366" w:type="dxa"/>
            <w:hideMark/>
          </w:tcPr>
          <w:p w:rsidR="001E7BEB" w:rsidRPr="00773262" w:rsidRDefault="001E7BEB" w:rsidP="00773262">
            <w:pPr>
              <w:jc w:val="center"/>
              <w:cnfStyle w:val="000000010000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r w:rsidRPr="00773262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9186 (15.9%)</w:t>
            </w:r>
          </w:p>
        </w:tc>
        <w:tc>
          <w:tcPr>
            <w:tcW w:w="1366" w:type="dxa"/>
            <w:hideMark/>
          </w:tcPr>
          <w:p w:rsidR="001E7BEB" w:rsidRPr="00773262" w:rsidRDefault="001E7BEB" w:rsidP="00773262">
            <w:pPr>
              <w:jc w:val="center"/>
              <w:cnfStyle w:val="000000010000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r w:rsidRPr="00773262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6129 (13.8%)</w:t>
            </w:r>
          </w:p>
        </w:tc>
        <w:tc>
          <w:tcPr>
            <w:tcW w:w="1366" w:type="dxa"/>
            <w:hideMark/>
          </w:tcPr>
          <w:p w:rsidR="001E7BEB" w:rsidRPr="00773262" w:rsidRDefault="001E7BEB" w:rsidP="00773262">
            <w:pPr>
              <w:jc w:val="center"/>
              <w:cnfStyle w:val="000000010000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r w:rsidRPr="00773262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6861 (13.5%)</w:t>
            </w:r>
          </w:p>
        </w:tc>
        <w:tc>
          <w:tcPr>
            <w:tcW w:w="1466" w:type="dxa"/>
            <w:hideMark/>
          </w:tcPr>
          <w:p w:rsidR="001E7BEB" w:rsidRPr="00773262" w:rsidRDefault="001E7BEB" w:rsidP="00773262">
            <w:pPr>
              <w:jc w:val="center"/>
              <w:cnfStyle w:val="000000010000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r w:rsidRPr="00773262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9787 (9.61%)</w:t>
            </w:r>
          </w:p>
        </w:tc>
        <w:tc>
          <w:tcPr>
            <w:tcW w:w="800" w:type="dxa"/>
            <w:hideMark/>
          </w:tcPr>
          <w:p w:rsidR="001E7BEB" w:rsidRPr="00773262" w:rsidRDefault="001E7BEB" w:rsidP="001B5D7F">
            <w:pPr>
              <w:jc w:val="center"/>
              <w:cnfStyle w:val="000000010000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del w:id="289" w:author="Jordi Real" w:date="2020-11-02T09:08:00Z">
              <w:r w:rsidRPr="00773262" w:rsidDel="00BB2C77">
                <w:rPr>
                  <w:rFonts w:ascii="Times New Roman" w:eastAsia="Times New Roman" w:hAnsi="Times New Roman" w:cs="Times New Roman"/>
                  <w:color w:val="333333"/>
                  <w:sz w:val="20"/>
                  <w:szCs w:val="20"/>
                  <w:lang w:val="es-ES" w:eastAsia="es-ES"/>
                </w:rPr>
                <w:delText>&lt;0.001</w:delText>
              </w:r>
            </w:del>
          </w:p>
        </w:tc>
        <w:tc>
          <w:tcPr>
            <w:tcW w:w="860" w:type="dxa"/>
            <w:hideMark/>
          </w:tcPr>
          <w:p w:rsidR="001E7BEB" w:rsidRPr="00773262" w:rsidRDefault="001E7BEB" w:rsidP="001B5D7F">
            <w:pPr>
              <w:jc w:val="center"/>
              <w:cnfStyle w:val="000000010000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r w:rsidRPr="00773262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257905</w:t>
            </w:r>
          </w:p>
        </w:tc>
      </w:tr>
    </w:tbl>
    <w:p w:rsidR="003D3985" w:rsidRPr="00866C1E" w:rsidRDefault="003D3985" w:rsidP="003D3985">
      <w:pPr>
        <w:jc w:val="both"/>
        <w:rPr>
          <w:rFonts w:ascii="Arial Narrow" w:hAnsi="Arial Narrow"/>
          <w:sz w:val="24"/>
          <w:szCs w:val="24"/>
        </w:rPr>
      </w:pPr>
    </w:p>
    <w:p w:rsidR="003D3985" w:rsidRDefault="003D3985" w:rsidP="003D3985">
      <w:pPr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br w:type="page"/>
      </w:r>
    </w:p>
    <w:p w:rsidR="003D3985" w:rsidRDefault="003D3985" w:rsidP="00FA1619">
      <w:pPr>
        <w:jc w:val="both"/>
        <w:rPr>
          <w:rFonts w:ascii="Arial Narrow" w:hAnsi="Arial Narrow"/>
          <w:b/>
          <w:sz w:val="24"/>
          <w:szCs w:val="24"/>
        </w:rPr>
      </w:pPr>
    </w:p>
    <w:p w:rsidR="00FA1619" w:rsidRDefault="000D7433" w:rsidP="00FA1619">
      <w:pPr>
        <w:jc w:val="both"/>
        <w:rPr>
          <w:rFonts w:ascii="Arial Narrow" w:hAnsi="Arial Narrow"/>
          <w:b/>
          <w:sz w:val="24"/>
          <w:szCs w:val="24"/>
        </w:rPr>
      </w:pPr>
      <w:proofErr w:type="gramStart"/>
      <w:r>
        <w:rPr>
          <w:rFonts w:ascii="Arial Narrow" w:hAnsi="Arial Narrow"/>
          <w:b/>
          <w:sz w:val="24"/>
          <w:szCs w:val="24"/>
        </w:rPr>
        <w:t>Supplementary table 2</w:t>
      </w:r>
      <w:r w:rsidR="00FA1619" w:rsidRPr="00866C1E">
        <w:rPr>
          <w:rFonts w:ascii="Arial Narrow" w:hAnsi="Arial Narrow"/>
          <w:b/>
          <w:sz w:val="24"/>
          <w:szCs w:val="24"/>
        </w:rPr>
        <w:t>.</w:t>
      </w:r>
      <w:proofErr w:type="gramEnd"/>
      <w:r w:rsidR="00FA1619" w:rsidRPr="00866C1E">
        <w:rPr>
          <w:rFonts w:ascii="Arial Narrow" w:hAnsi="Arial Narrow"/>
          <w:b/>
          <w:sz w:val="24"/>
          <w:szCs w:val="24"/>
        </w:rPr>
        <w:t xml:space="preserve"> Cardiovascular events by territory affected sex and age group. </w:t>
      </w:r>
    </w:p>
    <w:tbl>
      <w:tblPr>
        <w:tblStyle w:val="Cuadrculaclara"/>
        <w:tblW w:w="0" w:type="auto"/>
        <w:tblLook w:val="04A0"/>
      </w:tblPr>
      <w:tblGrid>
        <w:gridCol w:w="1159"/>
        <w:gridCol w:w="1103"/>
        <w:gridCol w:w="903"/>
        <w:gridCol w:w="1003"/>
        <w:gridCol w:w="1003"/>
        <w:gridCol w:w="1003"/>
        <w:gridCol w:w="1008"/>
        <w:gridCol w:w="1103"/>
        <w:gridCol w:w="903"/>
        <w:gridCol w:w="1008"/>
        <w:gridCol w:w="1008"/>
        <w:gridCol w:w="1008"/>
        <w:gridCol w:w="1008"/>
      </w:tblGrid>
      <w:tr w:rsidR="004E3B45" w:rsidRPr="004E3B45" w:rsidTr="004E3B45">
        <w:trPr>
          <w:cnfStyle w:val="100000000000"/>
          <w:trHeight w:val="282"/>
        </w:trPr>
        <w:tc>
          <w:tcPr>
            <w:cnfStyle w:val="001000000000"/>
            <w:tcW w:w="0" w:type="auto"/>
            <w:noWrap/>
            <w:hideMark/>
          </w:tcPr>
          <w:p w:rsidR="004E3B45" w:rsidRPr="001B5D7F" w:rsidRDefault="004E3B45" w:rsidP="004E3B45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s-ES"/>
              </w:rPr>
            </w:pPr>
          </w:p>
        </w:tc>
        <w:tc>
          <w:tcPr>
            <w:tcW w:w="0" w:type="auto"/>
            <w:hideMark/>
          </w:tcPr>
          <w:p w:rsidR="004E3B45" w:rsidRPr="004E3B45" w:rsidRDefault="004E3B45" w:rsidP="004E3B45">
            <w:pPr>
              <w:jc w:val="center"/>
              <w:cnfStyle w:val="100000000000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Women</w:t>
            </w:r>
            <w:proofErr w:type="spellEnd"/>
          </w:p>
        </w:tc>
        <w:tc>
          <w:tcPr>
            <w:tcW w:w="0" w:type="auto"/>
            <w:hideMark/>
          </w:tcPr>
          <w:p w:rsidR="004E3B45" w:rsidRPr="004E3B45" w:rsidRDefault="004E3B45" w:rsidP="004E3B45">
            <w:pPr>
              <w:jc w:val="center"/>
              <w:cnfStyle w:val="100000000000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r w:rsidRPr="004E3B45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Y</w:t>
            </w:r>
          </w:p>
        </w:tc>
        <w:tc>
          <w:tcPr>
            <w:tcW w:w="0" w:type="auto"/>
            <w:hideMark/>
          </w:tcPr>
          <w:p w:rsidR="004E3B45" w:rsidRPr="004E3B45" w:rsidRDefault="004E3B45" w:rsidP="004E3B45">
            <w:pPr>
              <w:jc w:val="center"/>
              <w:cnfStyle w:val="100000000000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r w:rsidRPr="004E3B45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EA</w:t>
            </w:r>
          </w:p>
        </w:tc>
        <w:tc>
          <w:tcPr>
            <w:tcW w:w="0" w:type="auto"/>
            <w:hideMark/>
          </w:tcPr>
          <w:p w:rsidR="004E3B45" w:rsidRPr="004E3B45" w:rsidRDefault="004E3B45" w:rsidP="004E3B45">
            <w:pPr>
              <w:jc w:val="center"/>
              <w:cnfStyle w:val="100000000000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r w:rsidRPr="004E3B45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MA</w:t>
            </w:r>
          </w:p>
        </w:tc>
        <w:tc>
          <w:tcPr>
            <w:tcW w:w="0" w:type="auto"/>
            <w:hideMark/>
          </w:tcPr>
          <w:p w:rsidR="004E3B45" w:rsidRPr="004E3B45" w:rsidRDefault="004E3B45" w:rsidP="004E3B45">
            <w:pPr>
              <w:jc w:val="center"/>
              <w:cnfStyle w:val="100000000000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r w:rsidRPr="004E3B45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YO</w:t>
            </w:r>
          </w:p>
        </w:tc>
        <w:tc>
          <w:tcPr>
            <w:tcW w:w="0" w:type="auto"/>
            <w:hideMark/>
          </w:tcPr>
          <w:p w:rsidR="004E3B45" w:rsidRPr="004E3B45" w:rsidRDefault="004E3B45" w:rsidP="004E3B45">
            <w:pPr>
              <w:jc w:val="center"/>
              <w:cnfStyle w:val="100000000000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r w:rsidRPr="004E3B45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MVO</w:t>
            </w:r>
          </w:p>
        </w:tc>
        <w:tc>
          <w:tcPr>
            <w:tcW w:w="0" w:type="auto"/>
            <w:hideMark/>
          </w:tcPr>
          <w:p w:rsidR="004E3B45" w:rsidRPr="004E3B45" w:rsidRDefault="004E3B45" w:rsidP="004E3B45">
            <w:pPr>
              <w:jc w:val="center"/>
              <w:cnfStyle w:val="100000000000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Men</w:t>
            </w:r>
            <w:proofErr w:type="spellEnd"/>
          </w:p>
        </w:tc>
        <w:tc>
          <w:tcPr>
            <w:tcW w:w="0" w:type="auto"/>
            <w:hideMark/>
          </w:tcPr>
          <w:p w:rsidR="004E3B45" w:rsidRPr="004E3B45" w:rsidRDefault="004E3B45" w:rsidP="004E3B45">
            <w:pPr>
              <w:jc w:val="center"/>
              <w:cnfStyle w:val="100000000000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r w:rsidRPr="004E3B45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Y</w:t>
            </w:r>
          </w:p>
        </w:tc>
        <w:tc>
          <w:tcPr>
            <w:tcW w:w="0" w:type="auto"/>
            <w:hideMark/>
          </w:tcPr>
          <w:p w:rsidR="004E3B45" w:rsidRPr="004E3B45" w:rsidRDefault="004E3B45" w:rsidP="004E3B45">
            <w:pPr>
              <w:jc w:val="center"/>
              <w:cnfStyle w:val="100000000000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r w:rsidRPr="004E3B45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EA</w:t>
            </w:r>
          </w:p>
        </w:tc>
        <w:tc>
          <w:tcPr>
            <w:tcW w:w="0" w:type="auto"/>
            <w:hideMark/>
          </w:tcPr>
          <w:p w:rsidR="004E3B45" w:rsidRPr="004E3B45" w:rsidRDefault="004E3B45" w:rsidP="004E3B45">
            <w:pPr>
              <w:jc w:val="center"/>
              <w:cnfStyle w:val="100000000000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r w:rsidRPr="004E3B45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MA</w:t>
            </w:r>
          </w:p>
        </w:tc>
        <w:tc>
          <w:tcPr>
            <w:tcW w:w="0" w:type="auto"/>
            <w:hideMark/>
          </w:tcPr>
          <w:p w:rsidR="004E3B45" w:rsidRPr="004E3B45" w:rsidRDefault="004E3B45" w:rsidP="004E3B45">
            <w:pPr>
              <w:jc w:val="center"/>
              <w:cnfStyle w:val="100000000000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r w:rsidRPr="004E3B45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YO</w:t>
            </w:r>
          </w:p>
        </w:tc>
        <w:tc>
          <w:tcPr>
            <w:tcW w:w="0" w:type="auto"/>
            <w:hideMark/>
          </w:tcPr>
          <w:p w:rsidR="004E3B45" w:rsidRPr="004E3B45" w:rsidRDefault="004E3B45" w:rsidP="004E3B45">
            <w:pPr>
              <w:jc w:val="center"/>
              <w:cnfStyle w:val="100000000000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r w:rsidRPr="004E3B45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MVO</w:t>
            </w:r>
          </w:p>
        </w:tc>
      </w:tr>
      <w:tr w:rsidR="004E3B45" w:rsidRPr="004E3B45" w:rsidTr="004E3B45">
        <w:trPr>
          <w:cnfStyle w:val="000000100000"/>
          <w:trHeight w:val="296"/>
        </w:trPr>
        <w:tc>
          <w:tcPr>
            <w:cnfStyle w:val="001000000000"/>
            <w:tcW w:w="0" w:type="auto"/>
            <w:noWrap/>
            <w:hideMark/>
          </w:tcPr>
          <w:p w:rsidR="004E3B45" w:rsidRPr="004E3B45" w:rsidRDefault="004E3B45" w:rsidP="004E3B45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ES" w:eastAsia="es-ES"/>
              </w:rPr>
            </w:pPr>
          </w:p>
        </w:tc>
        <w:tc>
          <w:tcPr>
            <w:tcW w:w="0" w:type="auto"/>
            <w:hideMark/>
          </w:tcPr>
          <w:p w:rsidR="004E3B45" w:rsidRPr="004E3B45" w:rsidRDefault="004E3B45" w:rsidP="004E3B45">
            <w:pPr>
              <w:jc w:val="center"/>
              <w:cnfStyle w:val="000000100000"/>
              <w:rPr>
                <w:rFonts w:ascii="Times New Roman" w:eastAsia="Times New Roman" w:hAnsi="Times New Roman" w:cs="Times New Roman"/>
                <w:i/>
                <w:iCs/>
                <w:color w:val="333333"/>
                <w:sz w:val="20"/>
                <w:szCs w:val="20"/>
                <w:lang w:val="es-ES" w:eastAsia="es-ES"/>
              </w:rPr>
            </w:pPr>
            <w:r w:rsidRPr="004E3B45">
              <w:rPr>
                <w:rFonts w:ascii="Times New Roman" w:eastAsia="Times New Roman" w:hAnsi="Times New Roman" w:cs="Times New Roman"/>
                <w:i/>
                <w:iCs/>
                <w:color w:val="333333"/>
                <w:sz w:val="20"/>
                <w:szCs w:val="20"/>
                <w:lang w:val="es-ES" w:eastAsia="es-ES"/>
              </w:rPr>
              <w:t>N=120567</w:t>
            </w:r>
          </w:p>
        </w:tc>
        <w:tc>
          <w:tcPr>
            <w:tcW w:w="0" w:type="auto"/>
            <w:hideMark/>
          </w:tcPr>
          <w:p w:rsidR="004E3B45" w:rsidRPr="004E3B45" w:rsidRDefault="004E3B45" w:rsidP="004E3B45">
            <w:pPr>
              <w:jc w:val="center"/>
              <w:cnfStyle w:val="000000100000"/>
              <w:rPr>
                <w:rFonts w:ascii="Times New Roman" w:eastAsia="Times New Roman" w:hAnsi="Times New Roman" w:cs="Times New Roman"/>
                <w:i/>
                <w:iCs/>
                <w:color w:val="333333"/>
                <w:sz w:val="20"/>
                <w:szCs w:val="20"/>
                <w:lang w:val="es-ES" w:eastAsia="es-ES"/>
              </w:rPr>
            </w:pPr>
            <w:r w:rsidRPr="004E3B45">
              <w:rPr>
                <w:rFonts w:ascii="Times New Roman" w:eastAsia="Times New Roman" w:hAnsi="Times New Roman" w:cs="Times New Roman"/>
                <w:i/>
                <w:iCs/>
                <w:color w:val="333333"/>
                <w:sz w:val="20"/>
                <w:szCs w:val="20"/>
                <w:lang w:val="es-ES" w:eastAsia="es-ES"/>
              </w:rPr>
              <w:t>N=1297</w:t>
            </w:r>
          </w:p>
        </w:tc>
        <w:tc>
          <w:tcPr>
            <w:tcW w:w="0" w:type="auto"/>
            <w:hideMark/>
          </w:tcPr>
          <w:p w:rsidR="004E3B45" w:rsidRPr="004E3B45" w:rsidRDefault="004E3B45" w:rsidP="004E3B45">
            <w:pPr>
              <w:jc w:val="center"/>
              <w:cnfStyle w:val="000000100000"/>
              <w:rPr>
                <w:rFonts w:ascii="Times New Roman" w:eastAsia="Times New Roman" w:hAnsi="Times New Roman" w:cs="Times New Roman"/>
                <w:i/>
                <w:iCs/>
                <w:color w:val="333333"/>
                <w:sz w:val="20"/>
                <w:szCs w:val="20"/>
                <w:lang w:val="es-ES" w:eastAsia="es-ES"/>
              </w:rPr>
            </w:pPr>
            <w:r w:rsidRPr="004E3B45">
              <w:rPr>
                <w:rFonts w:ascii="Times New Roman" w:eastAsia="Times New Roman" w:hAnsi="Times New Roman" w:cs="Times New Roman"/>
                <w:i/>
                <w:iCs/>
                <w:color w:val="333333"/>
                <w:sz w:val="20"/>
                <w:szCs w:val="20"/>
                <w:lang w:val="es-ES" w:eastAsia="es-ES"/>
              </w:rPr>
              <w:t>N=28724</w:t>
            </w:r>
          </w:p>
        </w:tc>
        <w:tc>
          <w:tcPr>
            <w:tcW w:w="0" w:type="auto"/>
            <w:hideMark/>
          </w:tcPr>
          <w:p w:rsidR="004E3B45" w:rsidRPr="004E3B45" w:rsidRDefault="004E3B45" w:rsidP="004E3B45">
            <w:pPr>
              <w:jc w:val="center"/>
              <w:cnfStyle w:val="000000100000"/>
              <w:rPr>
                <w:rFonts w:ascii="Times New Roman" w:eastAsia="Times New Roman" w:hAnsi="Times New Roman" w:cs="Times New Roman"/>
                <w:i/>
                <w:iCs/>
                <w:color w:val="333333"/>
                <w:sz w:val="20"/>
                <w:szCs w:val="20"/>
                <w:lang w:val="es-ES" w:eastAsia="es-ES"/>
              </w:rPr>
            </w:pPr>
            <w:r w:rsidRPr="004E3B45">
              <w:rPr>
                <w:rFonts w:ascii="Times New Roman" w:eastAsia="Times New Roman" w:hAnsi="Times New Roman" w:cs="Times New Roman"/>
                <w:i/>
                <w:iCs/>
                <w:color w:val="333333"/>
                <w:sz w:val="20"/>
                <w:szCs w:val="20"/>
                <w:lang w:val="es-ES" w:eastAsia="es-ES"/>
              </w:rPr>
              <w:t>N=12547</w:t>
            </w:r>
          </w:p>
        </w:tc>
        <w:tc>
          <w:tcPr>
            <w:tcW w:w="0" w:type="auto"/>
            <w:hideMark/>
          </w:tcPr>
          <w:p w:rsidR="004E3B45" w:rsidRPr="004E3B45" w:rsidRDefault="004E3B45" w:rsidP="004E3B45">
            <w:pPr>
              <w:jc w:val="center"/>
              <w:cnfStyle w:val="000000100000"/>
              <w:rPr>
                <w:rFonts w:ascii="Times New Roman" w:eastAsia="Times New Roman" w:hAnsi="Times New Roman" w:cs="Times New Roman"/>
                <w:i/>
                <w:iCs/>
                <w:color w:val="333333"/>
                <w:sz w:val="20"/>
                <w:szCs w:val="20"/>
                <w:lang w:val="es-ES" w:eastAsia="es-ES"/>
              </w:rPr>
            </w:pPr>
            <w:r w:rsidRPr="004E3B45">
              <w:rPr>
                <w:rFonts w:ascii="Times New Roman" w:eastAsia="Times New Roman" w:hAnsi="Times New Roman" w:cs="Times New Roman"/>
                <w:i/>
                <w:iCs/>
                <w:color w:val="333333"/>
                <w:sz w:val="20"/>
                <w:szCs w:val="20"/>
                <w:lang w:val="es-ES" w:eastAsia="es-ES"/>
              </w:rPr>
              <w:t>N=15884</w:t>
            </w:r>
          </w:p>
        </w:tc>
        <w:tc>
          <w:tcPr>
            <w:tcW w:w="0" w:type="auto"/>
            <w:hideMark/>
          </w:tcPr>
          <w:p w:rsidR="004E3B45" w:rsidRPr="004E3B45" w:rsidRDefault="004E3B45" w:rsidP="004E3B45">
            <w:pPr>
              <w:jc w:val="center"/>
              <w:cnfStyle w:val="000000100000"/>
              <w:rPr>
                <w:rFonts w:ascii="Times New Roman" w:eastAsia="Times New Roman" w:hAnsi="Times New Roman" w:cs="Times New Roman"/>
                <w:i/>
                <w:iCs/>
                <w:color w:val="333333"/>
                <w:sz w:val="20"/>
                <w:szCs w:val="20"/>
                <w:lang w:val="es-ES" w:eastAsia="es-ES"/>
              </w:rPr>
            </w:pPr>
            <w:r w:rsidRPr="004E3B45">
              <w:rPr>
                <w:rFonts w:ascii="Times New Roman" w:eastAsia="Times New Roman" w:hAnsi="Times New Roman" w:cs="Times New Roman"/>
                <w:i/>
                <w:iCs/>
                <w:color w:val="333333"/>
                <w:sz w:val="20"/>
                <w:szCs w:val="20"/>
                <w:lang w:val="es-ES" w:eastAsia="es-ES"/>
              </w:rPr>
              <w:t>N=62115</w:t>
            </w:r>
          </w:p>
        </w:tc>
        <w:tc>
          <w:tcPr>
            <w:tcW w:w="0" w:type="auto"/>
            <w:hideMark/>
          </w:tcPr>
          <w:p w:rsidR="004E3B45" w:rsidRPr="004E3B45" w:rsidRDefault="004E3B45" w:rsidP="004E3B45">
            <w:pPr>
              <w:jc w:val="center"/>
              <w:cnfStyle w:val="000000100000"/>
              <w:rPr>
                <w:rFonts w:ascii="Times New Roman" w:eastAsia="Times New Roman" w:hAnsi="Times New Roman" w:cs="Times New Roman"/>
                <w:i/>
                <w:iCs/>
                <w:color w:val="333333"/>
                <w:sz w:val="20"/>
                <w:szCs w:val="20"/>
                <w:lang w:val="es-ES" w:eastAsia="es-ES"/>
              </w:rPr>
            </w:pPr>
            <w:r w:rsidRPr="004E3B45">
              <w:rPr>
                <w:rFonts w:ascii="Times New Roman" w:eastAsia="Times New Roman" w:hAnsi="Times New Roman" w:cs="Times New Roman"/>
                <w:i/>
                <w:iCs/>
                <w:color w:val="333333"/>
                <w:sz w:val="20"/>
                <w:szCs w:val="20"/>
                <w:lang w:val="es-ES" w:eastAsia="es-ES"/>
              </w:rPr>
              <w:t>N=137338</w:t>
            </w:r>
          </w:p>
        </w:tc>
        <w:tc>
          <w:tcPr>
            <w:tcW w:w="0" w:type="auto"/>
            <w:hideMark/>
          </w:tcPr>
          <w:p w:rsidR="004E3B45" w:rsidRPr="004E3B45" w:rsidRDefault="004E3B45" w:rsidP="004E3B45">
            <w:pPr>
              <w:jc w:val="center"/>
              <w:cnfStyle w:val="000000100000"/>
              <w:rPr>
                <w:rFonts w:ascii="Times New Roman" w:eastAsia="Times New Roman" w:hAnsi="Times New Roman" w:cs="Times New Roman"/>
                <w:i/>
                <w:iCs/>
                <w:color w:val="333333"/>
                <w:sz w:val="20"/>
                <w:szCs w:val="20"/>
                <w:lang w:val="es-ES" w:eastAsia="es-ES"/>
              </w:rPr>
            </w:pPr>
            <w:r w:rsidRPr="004E3B45">
              <w:rPr>
                <w:rFonts w:ascii="Times New Roman" w:eastAsia="Times New Roman" w:hAnsi="Times New Roman" w:cs="Times New Roman"/>
                <w:i/>
                <w:iCs/>
                <w:color w:val="333333"/>
                <w:sz w:val="20"/>
                <w:szCs w:val="20"/>
                <w:lang w:val="es-ES" w:eastAsia="es-ES"/>
              </w:rPr>
              <w:t>N=1754</w:t>
            </w:r>
          </w:p>
        </w:tc>
        <w:tc>
          <w:tcPr>
            <w:tcW w:w="0" w:type="auto"/>
            <w:hideMark/>
          </w:tcPr>
          <w:p w:rsidR="004E3B45" w:rsidRPr="004E3B45" w:rsidRDefault="004E3B45" w:rsidP="004E3B45">
            <w:pPr>
              <w:jc w:val="center"/>
              <w:cnfStyle w:val="000000100000"/>
              <w:rPr>
                <w:rFonts w:ascii="Times New Roman" w:eastAsia="Times New Roman" w:hAnsi="Times New Roman" w:cs="Times New Roman"/>
                <w:i/>
                <w:iCs/>
                <w:color w:val="333333"/>
                <w:sz w:val="20"/>
                <w:szCs w:val="20"/>
                <w:lang w:val="es-ES" w:eastAsia="es-ES"/>
              </w:rPr>
            </w:pPr>
            <w:r w:rsidRPr="004E3B45">
              <w:rPr>
                <w:rFonts w:ascii="Times New Roman" w:eastAsia="Times New Roman" w:hAnsi="Times New Roman" w:cs="Times New Roman"/>
                <w:i/>
                <w:iCs/>
                <w:color w:val="333333"/>
                <w:sz w:val="20"/>
                <w:szCs w:val="20"/>
                <w:lang w:val="es-ES" w:eastAsia="es-ES"/>
              </w:rPr>
              <w:t>N=29066</w:t>
            </w:r>
          </w:p>
        </w:tc>
        <w:tc>
          <w:tcPr>
            <w:tcW w:w="0" w:type="auto"/>
            <w:hideMark/>
          </w:tcPr>
          <w:p w:rsidR="004E3B45" w:rsidRPr="004E3B45" w:rsidRDefault="004E3B45" w:rsidP="004E3B45">
            <w:pPr>
              <w:jc w:val="center"/>
              <w:cnfStyle w:val="000000100000"/>
              <w:rPr>
                <w:rFonts w:ascii="Times New Roman" w:eastAsia="Times New Roman" w:hAnsi="Times New Roman" w:cs="Times New Roman"/>
                <w:i/>
                <w:iCs/>
                <w:color w:val="333333"/>
                <w:sz w:val="20"/>
                <w:szCs w:val="20"/>
                <w:lang w:val="es-ES" w:eastAsia="es-ES"/>
              </w:rPr>
            </w:pPr>
            <w:r w:rsidRPr="004E3B45">
              <w:rPr>
                <w:rFonts w:ascii="Times New Roman" w:eastAsia="Times New Roman" w:hAnsi="Times New Roman" w:cs="Times New Roman"/>
                <w:i/>
                <w:iCs/>
                <w:color w:val="333333"/>
                <w:sz w:val="20"/>
                <w:szCs w:val="20"/>
                <w:lang w:val="es-ES" w:eastAsia="es-ES"/>
              </w:rPr>
              <w:t>N=31897</w:t>
            </w:r>
          </w:p>
        </w:tc>
        <w:tc>
          <w:tcPr>
            <w:tcW w:w="0" w:type="auto"/>
            <w:hideMark/>
          </w:tcPr>
          <w:p w:rsidR="004E3B45" w:rsidRPr="004E3B45" w:rsidRDefault="004E3B45" w:rsidP="004E3B45">
            <w:pPr>
              <w:jc w:val="center"/>
              <w:cnfStyle w:val="000000100000"/>
              <w:rPr>
                <w:rFonts w:ascii="Times New Roman" w:eastAsia="Times New Roman" w:hAnsi="Times New Roman" w:cs="Times New Roman"/>
                <w:i/>
                <w:iCs/>
                <w:color w:val="333333"/>
                <w:sz w:val="20"/>
                <w:szCs w:val="20"/>
                <w:lang w:val="es-ES" w:eastAsia="es-ES"/>
              </w:rPr>
            </w:pPr>
            <w:r w:rsidRPr="004E3B45">
              <w:rPr>
                <w:rFonts w:ascii="Times New Roman" w:eastAsia="Times New Roman" w:hAnsi="Times New Roman" w:cs="Times New Roman"/>
                <w:i/>
                <w:iCs/>
                <w:color w:val="333333"/>
                <w:sz w:val="20"/>
                <w:szCs w:val="20"/>
                <w:lang w:val="es-ES" w:eastAsia="es-ES"/>
              </w:rPr>
              <w:t>N=34914</w:t>
            </w:r>
          </w:p>
        </w:tc>
        <w:tc>
          <w:tcPr>
            <w:tcW w:w="0" w:type="auto"/>
            <w:hideMark/>
          </w:tcPr>
          <w:p w:rsidR="004E3B45" w:rsidRPr="004E3B45" w:rsidRDefault="004E3B45" w:rsidP="004E3B45">
            <w:pPr>
              <w:jc w:val="center"/>
              <w:cnfStyle w:val="000000100000"/>
              <w:rPr>
                <w:rFonts w:ascii="Times New Roman" w:eastAsia="Times New Roman" w:hAnsi="Times New Roman" w:cs="Times New Roman"/>
                <w:i/>
                <w:iCs/>
                <w:color w:val="333333"/>
                <w:sz w:val="20"/>
                <w:szCs w:val="20"/>
                <w:lang w:val="es-ES" w:eastAsia="es-ES"/>
              </w:rPr>
            </w:pPr>
            <w:r w:rsidRPr="004E3B45">
              <w:rPr>
                <w:rFonts w:ascii="Times New Roman" w:eastAsia="Times New Roman" w:hAnsi="Times New Roman" w:cs="Times New Roman"/>
                <w:i/>
                <w:iCs/>
                <w:color w:val="333333"/>
                <w:sz w:val="20"/>
                <w:szCs w:val="20"/>
                <w:lang w:val="es-ES" w:eastAsia="es-ES"/>
              </w:rPr>
              <w:t>N=39707</w:t>
            </w:r>
          </w:p>
        </w:tc>
      </w:tr>
      <w:tr w:rsidR="004E3B45" w:rsidRPr="004E3B45" w:rsidTr="004E3B45">
        <w:trPr>
          <w:cnfStyle w:val="000000010000"/>
          <w:trHeight w:val="536"/>
        </w:trPr>
        <w:tc>
          <w:tcPr>
            <w:cnfStyle w:val="001000000000"/>
            <w:tcW w:w="0" w:type="auto"/>
            <w:hideMark/>
          </w:tcPr>
          <w:p w:rsidR="004E3B45" w:rsidRPr="004E3B45" w:rsidRDefault="004E3B45" w:rsidP="004E3B45">
            <w:pPr>
              <w:jc w:val="right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proofErr w:type="spellStart"/>
            <w:r w:rsidRPr="004E3B45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Heart</w:t>
            </w:r>
            <w:proofErr w:type="spellEnd"/>
            <w:r w:rsidRPr="004E3B45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 xml:space="preserve"> </w:t>
            </w:r>
            <w:proofErr w:type="spellStart"/>
            <w:r w:rsidRPr="004E3B45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Failure</w:t>
            </w:r>
            <w:proofErr w:type="spellEnd"/>
          </w:p>
        </w:tc>
        <w:tc>
          <w:tcPr>
            <w:tcW w:w="0" w:type="auto"/>
            <w:hideMark/>
          </w:tcPr>
          <w:p w:rsidR="004E3B45" w:rsidRPr="004E3B45" w:rsidRDefault="004E3B45" w:rsidP="004E3B45">
            <w:pPr>
              <w:jc w:val="center"/>
              <w:cnfStyle w:val="000000010000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r w:rsidRPr="004E3B45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46415 (38,5%)</w:t>
            </w:r>
          </w:p>
        </w:tc>
        <w:tc>
          <w:tcPr>
            <w:tcW w:w="0" w:type="auto"/>
            <w:hideMark/>
          </w:tcPr>
          <w:p w:rsidR="004E3B45" w:rsidRPr="004E3B45" w:rsidRDefault="004E3B45" w:rsidP="004E3B45">
            <w:pPr>
              <w:jc w:val="center"/>
              <w:cnfStyle w:val="000000010000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r w:rsidRPr="004E3B45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160 (12,3%)</w:t>
            </w:r>
          </w:p>
        </w:tc>
        <w:tc>
          <w:tcPr>
            <w:tcW w:w="0" w:type="auto"/>
            <w:hideMark/>
          </w:tcPr>
          <w:p w:rsidR="004E3B45" w:rsidRPr="004E3B45" w:rsidRDefault="004E3B45" w:rsidP="004E3B45">
            <w:pPr>
              <w:jc w:val="center"/>
              <w:cnfStyle w:val="000000010000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r w:rsidRPr="004E3B45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5364 (18,7%)</w:t>
            </w:r>
          </w:p>
        </w:tc>
        <w:tc>
          <w:tcPr>
            <w:tcW w:w="0" w:type="auto"/>
            <w:hideMark/>
          </w:tcPr>
          <w:p w:rsidR="004E3B45" w:rsidRPr="004E3B45" w:rsidRDefault="004E3B45" w:rsidP="004E3B45">
            <w:pPr>
              <w:jc w:val="center"/>
              <w:cnfStyle w:val="000000010000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r w:rsidRPr="004E3B45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3777 (30,1%)</w:t>
            </w:r>
          </w:p>
        </w:tc>
        <w:tc>
          <w:tcPr>
            <w:tcW w:w="0" w:type="auto"/>
            <w:hideMark/>
          </w:tcPr>
          <w:p w:rsidR="004E3B45" w:rsidRPr="004E3B45" w:rsidRDefault="004E3B45" w:rsidP="004E3B45">
            <w:pPr>
              <w:jc w:val="center"/>
              <w:cnfStyle w:val="000000010000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r w:rsidRPr="004E3B45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5852 (36,8%)</w:t>
            </w:r>
          </w:p>
        </w:tc>
        <w:tc>
          <w:tcPr>
            <w:tcW w:w="0" w:type="auto"/>
            <w:hideMark/>
          </w:tcPr>
          <w:p w:rsidR="004E3B45" w:rsidRPr="004E3B45" w:rsidRDefault="004E3B45" w:rsidP="004E3B45">
            <w:pPr>
              <w:jc w:val="center"/>
              <w:cnfStyle w:val="000000010000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r w:rsidRPr="004E3B45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31262 (50,3%)</w:t>
            </w:r>
          </w:p>
        </w:tc>
        <w:tc>
          <w:tcPr>
            <w:tcW w:w="0" w:type="auto"/>
            <w:hideMark/>
          </w:tcPr>
          <w:p w:rsidR="004E3B45" w:rsidRPr="004E3B45" w:rsidRDefault="004E3B45" w:rsidP="004E3B45">
            <w:pPr>
              <w:jc w:val="center"/>
              <w:cnfStyle w:val="000000010000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r w:rsidRPr="004E3B45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30741 (22,4%)</w:t>
            </w:r>
          </w:p>
        </w:tc>
        <w:tc>
          <w:tcPr>
            <w:tcW w:w="0" w:type="auto"/>
            <w:hideMark/>
          </w:tcPr>
          <w:p w:rsidR="004E3B45" w:rsidRPr="004E3B45" w:rsidRDefault="004E3B45" w:rsidP="004E3B45">
            <w:pPr>
              <w:jc w:val="center"/>
              <w:cnfStyle w:val="000000010000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r w:rsidRPr="004E3B45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225 (12,8%)</w:t>
            </w:r>
          </w:p>
        </w:tc>
        <w:tc>
          <w:tcPr>
            <w:tcW w:w="0" w:type="auto"/>
            <w:hideMark/>
          </w:tcPr>
          <w:p w:rsidR="004E3B45" w:rsidRPr="004E3B45" w:rsidRDefault="004E3B45" w:rsidP="004E3B45">
            <w:pPr>
              <w:jc w:val="center"/>
              <w:cnfStyle w:val="000000010000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r w:rsidRPr="004E3B45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3299 (11,4%)</w:t>
            </w:r>
          </w:p>
        </w:tc>
        <w:tc>
          <w:tcPr>
            <w:tcW w:w="0" w:type="auto"/>
            <w:hideMark/>
          </w:tcPr>
          <w:p w:rsidR="004E3B45" w:rsidRPr="004E3B45" w:rsidRDefault="004E3B45" w:rsidP="004E3B45">
            <w:pPr>
              <w:jc w:val="center"/>
              <w:cnfStyle w:val="000000010000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r w:rsidRPr="004E3B45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4657 (14,6%)</w:t>
            </w:r>
          </w:p>
        </w:tc>
        <w:tc>
          <w:tcPr>
            <w:tcW w:w="0" w:type="auto"/>
            <w:hideMark/>
          </w:tcPr>
          <w:p w:rsidR="004E3B45" w:rsidRPr="004E3B45" w:rsidRDefault="004E3B45" w:rsidP="004E3B45">
            <w:pPr>
              <w:jc w:val="center"/>
              <w:cnfStyle w:val="000000010000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r w:rsidRPr="004E3B45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7488 (21,4%)</w:t>
            </w:r>
          </w:p>
        </w:tc>
        <w:tc>
          <w:tcPr>
            <w:tcW w:w="0" w:type="auto"/>
            <w:hideMark/>
          </w:tcPr>
          <w:p w:rsidR="004E3B45" w:rsidRPr="004E3B45" w:rsidRDefault="004E3B45" w:rsidP="004E3B45">
            <w:pPr>
              <w:jc w:val="center"/>
              <w:cnfStyle w:val="000000010000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r w:rsidRPr="004E3B45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15072 (38,0%)</w:t>
            </w:r>
          </w:p>
        </w:tc>
      </w:tr>
      <w:tr w:rsidR="004E3B45" w:rsidRPr="004E3B45" w:rsidTr="004E3B45">
        <w:trPr>
          <w:cnfStyle w:val="000000100000"/>
          <w:trHeight w:val="536"/>
        </w:trPr>
        <w:tc>
          <w:tcPr>
            <w:cnfStyle w:val="001000000000"/>
            <w:tcW w:w="0" w:type="auto"/>
            <w:hideMark/>
          </w:tcPr>
          <w:p w:rsidR="004E3B45" w:rsidRPr="004E3B45" w:rsidRDefault="004E3B45" w:rsidP="004E3B45">
            <w:pPr>
              <w:jc w:val="right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proofErr w:type="spellStart"/>
            <w:r w:rsidRPr="004E3B45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Peripheral</w:t>
            </w:r>
            <w:proofErr w:type="spellEnd"/>
          </w:p>
        </w:tc>
        <w:tc>
          <w:tcPr>
            <w:tcW w:w="0" w:type="auto"/>
            <w:hideMark/>
          </w:tcPr>
          <w:p w:rsidR="004E3B45" w:rsidRPr="004E3B45" w:rsidRDefault="004E3B45" w:rsidP="004E3B45">
            <w:pPr>
              <w:jc w:val="center"/>
              <w:cnfStyle w:val="000000100000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r w:rsidRPr="004E3B45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14171 (11,8%)</w:t>
            </w:r>
          </w:p>
        </w:tc>
        <w:tc>
          <w:tcPr>
            <w:tcW w:w="0" w:type="auto"/>
            <w:hideMark/>
          </w:tcPr>
          <w:p w:rsidR="004E3B45" w:rsidRPr="004E3B45" w:rsidRDefault="004E3B45" w:rsidP="004E3B45">
            <w:pPr>
              <w:jc w:val="center"/>
              <w:cnfStyle w:val="000000100000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r w:rsidRPr="004E3B45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234 (18,0%)</w:t>
            </w:r>
          </w:p>
        </w:tc>
        <w:tc>
          <w:tcPr>
            <w:tcW w:w="0" w:type="auto"/>
            <w:hideMark/>
          </w:tcPr>
          <w:p w:rsidR="004E3B45" w:rsidRPr="004E3B45" w:rsidRDefault="004E3B45" w:rsidP="004E3B45">
            <w:pPr>
              <w:jc w:val="center"/>
              <w:cnfStyle w:val="000000100000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r w:rsidRPr="004E3B45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4751 (16,5%)</w:t>
            </w:r>
          </w:p>
        </w:tc>
        <w:tc>
          <w:tcPr>
            <w:tcW w:w="0" w:type="auto"/>
            <w:hideMark/>
          </w:tcPr>
          <w:p w:rsidR="004E3B45" w:rsidRPr="004E3B45" w:rsidRDefault="004E3B45" w:rsidP="004E3B45">
            <w:pPr>
              <w:jc w:val="center"/>
              <w:cnfStyle w:val="000000100000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r w:rsidRPr="004E3B45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1639 (13,1%)</w:t>
            </w:r>
          </w:p>
        </w:tc>
        <w:tc>
          <w:tcPr>
            <w:tcW w:w="0" w:type="auto"/>
            <w:hideMark/>
          </w:tcPr>
          <w:p w:rsidR="004E3B45" w:rsidRPr="004E3B45" w:rsidRDefault="004E3B45" w:rsidP="004E3B45">
            <w:pPr>
              <w:jc w:val="center"/>
              <w:cnfStyle w:val="000000100000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r w:rsidRPr="004E3B45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1992 (12,5%)</w:t>
            </w:r>
          </w:p>
        </w:tc>
        <w:tc>
          <w:tcPr>
            <w:tcW w:w="0" w:type="auto"/>
            <w:hideMark/>
          </w:tcPr>
          <w:p w:rsidR="004E3B45" w:rsidRPr="004E3B45" w:rsidRDefault="004E3B45" w:rsidP="004E3B45">
            <w:pPr>
              <w:jc w:val="center"/>
              <w:cnfStyle w:val="000000100000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r w:rsidRPr="004E3B45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5555 (8,94%)</w:t>
            </w:r>
          </w:p>
        </w:tc>
        <w:tc>
          <w:tcPr>
            <w:tcW w:w="0" w:type="auto"/>
            <w:hideMark/>
          </w:tcPr>
          <w:p w:rsidR="004E3B45" w:rsidRPr="004E3B45" w:rsidRDefault="004E3B45" w:rsidP="004E3B45">
            <w:pPr>
              <w:jc w:val="center"/>
              <w:cnfStyle w:val="000000100000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r w:rsidRPr="004E3B45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29489 (21,5%)</w:t>
            </w:r>
          </w:p>
        </w:tc>
        <w:tc>
          <w:tcPr>
            <w:tcW w:w="0" w:type="auto"/>
            <w:hideMark/>
          </w:tcPr>
          <w:p w:rsidR="004E3B45" w:rsidRPr="004E3B45" w:rsidRDefault="004E3B45" w:rsidP="004E3B45">
            <w:pPr>
              <w:jc w:val="center"/>
              <w:cnfStyle w:val="000000100000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r w:rsidRPr="004E3B45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263 (15,0%)</w:t>
            </w:r>
          </w:p>
        </w:tc>
        <w:tc>
          <w:tcPr>
            <w:tcW w:w="0" w:type="auto"/>
            <w:hideMark/>
          </w:tcPr>
          <w:p w:rsidR="004E3B45" w:rsidRPr="004E3B45" w:rsidRDefault="004E3B45" w:rsidP="004E3B45">
            <w:pPr>
              <w:jc w:val="center"/>
              <w:cnfStyle w:val="000000100000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r w:rsidRPr="004E3B45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5935 (20,4%)</w:t>
            </w:r>
          </w:p>
        </w:tc>
        <w:tc>
          <w:tcPr>
            <w:tcW w:w="0" w:type="auto"/>
            <w:hideMark/>
          </w:tcPr>
          <w:p w:rsidR="004E3B45" w:rsidRPr="004E3B45" w:rsidRDefault="004E3B45" w:rsidP="004E3B45">
            <w:pPr>
              <w:jc w:val="center"/>
              <w:cnfStyle w:val="000000100000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r w:rsidRPr="004E3B45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8106 (25,4%)</w:t>
            </w:r>
          </w:p>
        </w:tc>
        <w:tc>
          <w:tcPr>
            <w:tcW w:w="0" w:type="auto"/>
            <w:hideMark/>
          </w:tcPr>
          <w:p w:rsidR="004E3B45" w:rsidRPr="004E3B45" w:rsidRDefault="004E3B45" w:rsidP="004E3B45">
            <w:pPr>
              <w:jc w:val="center"/>
              <w:cnfStyle w:val="000000100000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r w:rsidRPr="004E3B45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8504 (24,4%)</w:t>
            </w:r>
          </w:p>
        </w:tc>
        <w:tc>
          <w:tcPr>
            <w:tcW w:w="0" w:type="auto"/>
            <w:hideMark/>
          </w:tcPr>
          <w:p w:rsidR="004E3B45" w:rsidRPr="004E3B45" w:rsidRDefault="004E3B45" w:rsidP="004E3B45">
            <w:pPr>
              <w:jc w:val="center"/>
              <w:cnfStyle w:val="000000100000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r w:rsidRPr="004E3B45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6681 (16,8%)</w:t>
            </w:r>
          </w:p>
        </w:tc>
      </w:tr>
      <w:tr w:rsidR="004E3B45" w:rsidRPr="004E3B45" w:rsidTr="004E3B45">
        <w:trPr>
          <w:cnfStyle w:val="000000010000"/>
          <w:trHeight w:val="536"/>
        </w:trPr>
        <w:tc>
          <w:tcPr>
            <w:cnfStyle w:val="001000000000"/>
            <w:tcW w:w="0" w:type="auto"/>
            <w:hideMark/>
          </w:tcPr>
          <w:p w:rsidR="004E3B45" w:rsidRPr="004E3B45" w:rsidRDefault="004E3B45" w:rsidP="004E3B45">
            <w:pPr>
              <w:jc w:val="right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r w:rsidRPr="004E3B45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Cerebro</w:t>
            </w:r>
            <w:r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 xml:space="preserve"> </w:t>
            </w:r>
            <w:r w:rsidRPr="004E3B45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vascular</w:t>
            </w:r>
          </w:p>
        </w:tc>
        <w:tc>
          <w:tcPr>
            <w:tcW w:w="0" w:type="auto"/>
            <w:hideMark/>
          </w:tcPr>
          <w:p w:rsidR="004E3B45" w:rsidRPr="004E3B45" w:rsidRDefault="004E3B45" w:rsidP="004E3B45">
            <w:pPr>
              <w:jc w:val="center"/>
              <w:cnfStyle w:val="000000010000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r w:rsidRPr="004E3B45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32844 (27,2%)</w:t>
            </w:r>
          </w:p>
        </w:tc>
        <w:tc>
          <w:tcPr>
            <w:tcW w:w="0" w:type="auto"/>
            <w:hideMark/>
          </w:tcPr>
          <w:p w:rsidR="004E3B45" w:rsidRPr="004E3B45" w:rsidRDefault="004E3B45" w:rsidP="004E3B45">
            <w:pPr>
              <w:jc w:val="center"/>
              <w:cnfStyle w:val="000000010000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r w:rsidRPr="004E3B45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490 (37,8%)</w:t>
            </w:r>
          </w:p>
        </w:tc>
        <w:tc>
          <w:tcPr>
            <w:tcW w:w="0" w:type="auto"/>
            <w:hideMark/>
          </w:tcPr>
          <w:p w:rsidR="004E3B45" w:rsidRPr="004E3B45" w:rsidRDefault="004E3B45" w:rsidP="004E3B45">
            <w:pPr>
              <w:jc w:val="center"/>
              <w:cnfStyle w:val="000000010000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r w:rsidRPr="004E3B45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9078 (31,6%)</w:t>
            </w:r>
          </w:p>
        </w:tc>
        <w:tc>
          <w:tcPr>
            <w:tcW w:w="0" w:type="auto"/>
            <w:hideMark/>
          </w:tcPr>
          <w:p w:rsidR="004E3B45" w:rsidRPr="004E3B45" w:rsidRDefault="004E3B45" w:rsidP="004E3B45">
            <w:pPr>
              <w:jc w:val="center"/>
              <w:cnfStyle w:val="000000010000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r w:rsidRPr="004E3B45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3653 (29,1%)</w:t>
            </w:r>
          </w:p>
        </w:tc>
        <w:tc>
          <w:tcPr>
            <w:tcW w:w="0" w:type="auto"/>
            <w:hideMark/>
          </w:tcPr>
          <w:p w:rsidR="004E3B45" w:rsidRPr="004E3B45" w:rsidRDefault="004E3B45" w:rsidP="004E3B45">
            <w:pPr>
              <w:jc w:val="center"/>
              <w:cnfStyle w:val="000000010000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r w:rsidRPr="004E3B45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4339 (27,3%)</w:t>
            </w:r>
          </w:p>
        </w:tc>
        <w:tc>
          <w:tcPr>
            <w:tcW w:w="0" w:type="auto"/>
            <w:hideMark/>
          </w:tcPr>
          <w:p w:rsidR="004E3B45" w:rsidRPr="004E3B45" w:rsidRDefault="004E3B45" w:rsidP="004E3B45">
            <w:pPr>
              <w:jc w:val="center"/>
              <w:cnfStyle w:val="000000010000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r w:rsidRPr="004E3B45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15284 (24,6%)</w:t>
            </w:r>
          </w:p>
        </w:tc>
        <w:tc>
          <w:tcPr>
            <w:tcW w:w="0" w:type="auto"/>
            <w:hideMark/>
          </w:tcPr>
          <w:p w:rsidR="004E3B45" w:rsidRPr="004E3B45" w:rsidRDefault="004E3B45" w:rsidP="004E3B45">
            <w:pPr>
              <w:jc w:val="center"/>
              <w:cnfStyle w:val="000000010000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r w:rsidRPr="004E3B45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31232 (22,7%)</w:t>
            </w:r>
          </w:p>
        </w:tc>
        <w:tc>
          <w:tcPr>
            <w:tcW w:w="0" w:type="auto"/>
            <w:hideMark/>
          </w:tcPr>
          <w:p w:rsidR="004E3B45" w:rsidRPr="004E3B45" w:rsidRDefault="004E3B45" w:rsidP="004E3B45">
            <w:pPr>
              <w:jc w:val="center"/>
              <w:cnfStyle w:val="000000010000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r w:rsidRPr="004E3B45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488 (27,8%)</w:t>
            </w:r>
          </w:p>
        </w:tc>
        <w:tc>
          <w:tcPr>
            <w:tcW w:w="0" w:type="auto"/>
            <w:hideMark/>
          </w:tcPr>
          <w:p w:rsidR="004E3B45" w:rsidRPr="004E3B45" w:rsidRDefault="004E3B45" w:rsidP="004E3B45">
            <w:pPr>
              <w:jc w:val="center"/>
              <w:cnfStyle w:val="000000010000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r w:rsidRPr="004E3B45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6204 (21,3%)</w:t>
            </w:r>
          </w:p>
        </w:tc>
        <w:tc>
          <w:tcPr>
            <w:tcW w:w="0" w:type="auto"/>
            <w:hideMark/>
          </w:tcPr>
          <w:p w:rsidR="004E3B45" w:rsidRPr="004E3B45" w:rsidRDefault="004E3B45" w:rsidP="004E3B45">
            <w:pPr>
              <w:jc w:val="center"/>
              <w:cnfStyle w:val="000000010000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r w:rsidRPr="004E3B45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6910 (21,7%)</w:t>
            </w:r>
          </w:p>
        </w:tc>
        <w:tc>
          <w:tcPr>
            <w:tcW w:w="0" w:type="auto"/>
            <w:hideMark/>
          </w:tcPr>
          <w:p w:rsidR="004E3B45" w:rsidRPr="004E3B45" w:rsidRDefault="004E3B45" w:rsidP="004E3B45">
            <w:pPr>
              <w:jc w:val="center"/>
              <w:cnfStyle w:val="000000010000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r w:rsidRPr="004E3B45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8267 (23,7%)</w:t>
            </w:r>
          </w:p>
        </w:tc>
        <w:tc>
          <w:tcPr>
            <w:tcW w:w="0" w:type="auto"/>
            <w:hideMark/>
          </w:tcPr>
          <w:p w:rsidR="004E3B45" w:rsidRPr="004E3B45" w:rsidRDefault="004E3B45" w:rsidP="004E3B45">
            <w:pPr>
              <w:jc w:val="center"/>
              <w:cnfStyle w:val="000000010000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r w:rsidRPr="004E3B45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9363 (23,6%)</w:t>
            </w:r>
          </w:p>
        </w:tc>
      </w:tr>
      <w:tr w:rsidR="004E3B45" w:rsidRPr="004E3B45" w:rsidTr="004E3B45">
        <w:trPr>
          <w:cnfStyle w:val="000000100000"/>
          <w:trHeight w:val="536"/>
        </w:trPr>
        <w:tc>
          <w:tcPr>
            <w:cnfStyle w:val="001000000000"/>
            <w:tcW w:w="0" w:type="auto"/>
            <w:hideMark/>
          </w:tcPr>
          <w:p w:rsidR="004E3B45" w:rsidRPr="004E3B45" w:rsidRDefault="004E3B45" w:rsidP="004E3B45">
            <w:pPr>
              <w:jc w:val="right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proofErr w:type="spellStart"/>
            <w:r w:rsidRPr="004E3B45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Coronary</w:t>
            </w:r>
            <w:proofErr w:type="spellEnd"/>
            <w:r w:rsidRPr="004E3B45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 xml:space="preserve"> </w:t>
            </w:r>
          </w:p>
        </w:tc>
        <w:tc>
          <w:tcPr>
            <w:tcW w:w="0" w:type="auto"/>
            <w:hideMark/>
          </w:tcPr>
          <w:p w:rsidR="004E3B45" w:rsidRPr="004E3B45" w:rsidRDefault="004E3B45" w:rsidP="004E3B45">
            <w:pPr>
              <w:jc w:val="center"/>
              <w:cnfStyle w:val="000000100000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r w:rsidRPr="004E3B45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27137 (22,5%)</w:t>
            </w:r>
          </w:p>
        </w:tc>
        <w:tc>
          <w:tcPr>
            <w:tcW w:w="0" w:type="auto"/>
            <w:hideMark/>
          </w:tcPr>
          <w:p w:rsidR="004E3B45" w:rsidRPr="004E3B45" w:rsidRDefault="004E3B45" w:rsidP="004E3B45">
            <w:pPr>
              <w:jc w:val="center"/>
              <w:cnfStyle w:val="000000100000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r w:rsidRPr="004E3B45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413 (31,8%)</w:t>
            </w:r>
          </w:p>
        </w:tc>
        <w:tc>
          <w:tcPr>
            <w:tcW w:w="0" w:type="auto"/>
            <w:hideMark/>
          </w:tcPr>
          <w:p w:rsidR="004E3B45" w:rsidRPr="004E3B45" w:rsidRDefault="004E3B45" w:rsidP="004E3B45">
            <w:pPr>
              <w:jc w:val="center"/>
              <w:cnfStyle w:val="000000100000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r w:rsidRPr="004E3B45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9531 (33,2%)</w:t>
            </w:r>
          </w:p>
        </w:tc>
        <w:tc>
          <w:tcPr>
            <w:tcW w:w="0" w:type="auto"/>
            <w:hideMark/>
          </w:tcPr>
          <w:p w:rsidR="004E3B45" w:rsidRPr="004E3B45" w:rsidRDefault="004E3B45" w:rsidP="004E3B45">
            <w:pPr>
              <w:jc w:val="center"/>
              <w:cnfStyle w:val="000000100000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r w:rsidRPr="004E3B45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3478 (27,7%)</w:t>
            </w:r>
          </w:p>
        </w:tc>
        <w:tc>
          <w:tcPr>
            <w:tcW w:w="0" w:type="auto"/>
            <w:hideMark/>
          </w:tcPr>
          <w:p w:rsidR="004E3B45" w:rsidRPr="004E3B45" w:rsidRDefault="004E3B45" w:rsidP="004E3B45">
            <w:pPr>
              <w:jc w:val="center"/>
              <w:cnfStyle w:val="000000100000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r w:rsidRPr="004E3B45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3701 (23,3%)</w:t>
            </w:r>
          </w:p>
        </w:tc>
        <w:tc>
          <w:tcPr>
            <w:tcW w:w="0" w:type="auto"/>
            <w:hideMark/>
          </w:tcPr>
          <w:p w:rsidR="004E3B45" w:rsidRPr="004E3B45" w:rsidRDefault="004E3B45" w:rsidP="004E3B45">
            <w:pPr>
              <w:jc w:val="center"/>
              <w:cnfStyle w:val="000000100000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r w:rsidRPr="004E3B45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10014 (16,1%)</w:t>
            </w:r>
          </w:p>
        </w:tc>
        <w:tc>
          <w:tcPr>
            <w:tcW w:w="0" w:type="auto"/>
            <w:hideMark/>
          </w:tcPr>
          <w:p w:rsidR="004E3B45" w:rsidRPr="004E3B45" w:rsidRDefault="004E3B45" w:rsidP="004E3B45">
            <w:pPr>
              <w:jc w:val="center"/>
              <w:cnfStyle w:val="000000100000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r w:rsidRPr="004E3B45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45876 (33,4%)</w:t>
            </w:r>
          </w:p>
        </w:tc>
        <w:tc>
          <w:tcPr>
            <w:tcW w:w="0" w:type="auto"/>
            <w:hideMark/>
          </w:tcPr>
          <w:p w:rsidR="004E3B45" w:rsidRPr="004E3B45" w:rsidRDefault="004E3B45" w:rsidP="004E3B45">
            <w:pPr>
              <w:jc w:val="center"/>
              <w:cnfStyle w:val="000000100000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r w:rsidRPr="004E3B45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778 (44,4%)</w:t>
            </w:r>
          </w:p>
        </w:tc>
        <w:tc>
          <w:tcPr>
            <w:tcW w:w="0" w:type="auto"/>
            <w:hideMark/>
          </w:tcPr>
          <w:p w:rsidR="004E3B45" w:rsidRPr="004E3B45" w:rsidRDefault="004E3B45" w:rsidP="004E3B45">
            <w:pPr>
              <w:jc w:val="center"/>
              <w:cnfStyle w:val="000000100000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r w:rsidRPr="004E3B45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13628 (46,9%)</w:t>
            </w:r>
          </w:p>
        </w:tc>
        <w:tc>
          <w:tcPr>
            <w:tcW w:w="0" w:type="auto"/>
            <w:hideMark/>
          </w:tcPr>
          <w:p w:rsidR="004E3B45" w:rsidRPr="004E3B45" w:rsidRDefault="004E3B45" w:rsidP="004E3B45">
            <w:pPr>
              <w:jc w:val="center"/>
              <w:cnfStyle w:val="000000100000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r w:rsidRPr="004E3B45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12224 (38,3%)</w:t>
            </w:r>
          </w:p>
        </w:tc>
        <w:tc>
          <w:tcPr>
            <w:tcW w:w="0" w:type="auto"/>
            <w:hideMark/>
          </w:tcPr>
          <w:p w:rsidR="004E3B45" w:rsidRPr="004E3B45" w:rsidRDefault="004E3B45" w:rsidP="004E3B45">
            <w:pPr>
              <w:jc w:val="center"/>
              <w:cnfStyle w:val="000000100000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r w:rsidRPr="004E3B45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10655 (30,5%)</w:t>
            </w:r>
          </w:p>
        </w:tc>
        <w:tc>
          <w:tcPr>
            <w:tcW w:w="0" w:type="auto"/>
            <w:hideMark/>
          </w:tcPr>
          <w:p w:rsidR="004E3B45" w:rsidRPr="004E3B45" w:rsidRDefault="004E3B45" w:rsidP="004E3B45">
            <w:pPr>
              <w:jc w:val="center"/>
              <w:cnfStyle w:val="000000100000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</w:pPr>
            <w:r w:rsidRPr="004E3B45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val="es-ES" w:eastAsia="es-ES"/>
              </w:rPr>
              <w:t>8591 (21,6%)</w:t>
            </w:r>
          </w:p>
        </w:tc>
      </w:tr>
    </w:tbl>
    <w:p w:rsidR="004E3B45" w:rsidRPr="00866C1E" w:rsidRDefault="004E3B45" w:rsidP="00FA1619">
      <w:pPr>
        <w:jc w:val="both"/>
        <w:rPr>
          <w:rFonts w:ascii="Arial Narrow" w:hAnsi="Arial Narrow"/>
          <w:b/>
          <w:sz w:val="24"/>
          <w:szCs w:val="24"/>
        </w:rPr>
      </w:pPr>
    </w:p>
    <w:p w:rsidR="00FA1619" w:rsidRPr="00866C1E" w:rsidRDefault="00FA1619" w:rsidP="00FA1619">
      <w:pPr>
        <w:rPr>
          <w:rFonts w:ascii="Arial Narrow" w:hAnsi="Arial Narrow"/>
          <w:sz w:val="24"/>
          <w:szCs w:val="24"/>
        </w:rPr>
      </w:pPr>
    </w:p>
    <w:p w:rsidR="00FA1619" w:rsidRPr="00866C1E" w:rsidRDefault="00FA1619" w:rsidP="00FA1619">
      <w:pPr>
        <w:jc w:val="both"/>
        <w:rPr>
          <w:rFonts w:ascii="Arial Narrow" w:eastAsia="Times New Roman" w:hAnsi="Arial Narrow"/>
          <w:noProof/>
          <w:sz w:val="24"/>
          <w:szCs w:val="24"/>
          <w:lang w:eastAsia="es-ES"/>
        </w:rPr>
      </w:pPr>
    </w:p>
    <w:p w:rsidR="00FA1619" w:rsidRPr="00866C1E" w:rsidRDefault="00FA1619" w:rsidP="00FA1619">
      <w:pPr>
        <w:jc w:val="both"/>
        <w:rPr>
          <w:rFonts w:ascii="Arial Narrow" w:eastAsia="Times New Roman" w:hAnsi="Arial Narrow"/>
          <w:noProof/>
          <w:sz w:val="24"/>
          <w:szCs w:val="24"/>
          <w:lang w:eastAsia="es-ES"/>
        </w:rPr>
      </w:pPr>
    </w:p>
    <w:p w:rsidR="001C2D70" w:rsidRDefault="001C2D70">
      <w:pPr>
        <w:rPr>
          <w:rFonts w:ascii="Arial Narrow" w:eastAsia="Times New Roman" w:hAnsi="Arial Narrow"/>
          <w:noProof/>
          <w:sz w:val="24"/>
          <w:szCs w:val="24"/>
          <w:lang w:eastAsia="es-ES"/>
        </w:rPr>
      </w:pPr>
      <w:r>
        <w:rPr>
          <w:rFonts w:ascii="Arial Narrow" w:eastAsia="Times New Roman" w:hAnsi="Arial Narrow"/>
          <w:noProof/>
          <w:sz w:val="24"/>
          <w:szCs w:val="24"/>
          <w:lang w:eastAsia="es-ES"/>
        </w:rPr>
        <w:br w:type="page"/>
      </w:r>
    </w:p>
    <w:p w:rsidR="005E1DDC" w:rsidRDefault="005E1DDC" w:rsidP="001C2D70">
      <w:pPr>
        <w:rPr>
          <w:rFonts w:ascii="Arial Narrow" w:eastAsia="Times New Roman" w:hAnsi="Arial Narrow"/>
          <w:noProof/>
          <w:sz w:val="24"/>
          <w:szCs w:val="24"/>
          <w:lang w:eastAsia="es-ES"/>
        </w:rPr>
      </w:pPr>
      <w:r>
        <w:rPr>
          <w:rFonts w:ascii="Arial Narrow" w:eastAsia="Times New Roman" w:hAnsi="Arial Narrow"/>
          <w:noProof/>
          <w:sz w:val="24"/>
          <w:szCs w:val="24"/>
          <w:lang w:eastAsia="es-ES"/>
        </w:rPr>
        <w:lastRenderedPageBreak/>
        <w:t xml:space="preserve">Suplementary figure 1. Number of individuals suffering a first cardiovascular event and territory affected. Total (1A), </w:t>
      </w:r>
      <w:r w:rsidR="00EE4CFC">
        <w:rPr>
          <w:rFonts w:ascii="Arial Narrow" w:eastAsia="Times New Roman" w:hAnsi="Arial Narrow"/>
          <w:noProof/>
          <w:sz w:val="24"/>
          <w:szCs w:val="24"/>
          <w:lang w:eastAsia="es-ES"/>
        </w:rPr>
        <w:t>women</w:t>
      </w:r>
      <w:r>
        <w:rPr>
          <w:rFonts w:ascii="Arial Narrow" w:eastAsia="Times New Roman" w:hAnsi="Arial Narrow"/>
          <w:noProof/>
          <w:sz w:val="24"/>
          <w:szCs w:val="24"/>
          <w:lang w:eastAsia="es-ES"/>
        </w:rPr>
        <w:t xml:space="preserve"> (1B), and </w:t>
      </w:r>
      <w:r w:rsidR="00EE4CFC">
        <w:rPr>
          <w:rFonts w:ascii="Arial Narrow" w:eastAsia="Times New Roman" w:hAnsi="Arial Narrow"/>
          <w:noProof/>
          <w:sz w:val="24"/>
          <w:szCs w:val="24"/>
          <w:lang w:eastAsia="es-ES"/>
        </w:rPr>
        <w:t>men</w:t>
      </w:r>
      <w:r>
        <w:rPr>
          <w:rFonts w:ascii="Arial Narrow" w:eastAsia="Times New Roman" w:hAnsi="Arial Narrow"/>
          <w:noProof/>
          <w:sz w:val="24"/>
          <w:szCs w:val="24"/>
          <w:lang w:eastAsia="es-ES"/>
        </w:rPr>
        <w:t xml:space="preserve"> (1C)</w:t>
      </w:r>
    </w:p>
    <w:p w:rsidR="005E1DDC" w:rsidRDefault="005E1DDC" w:rsidP="001C2D70">
      <w:pPr>
        <w:rPr>
          <w:rFonts w:ascii="Arial Narrow" w:eastAsia="Times New Roman" w:hAnsi="Arial Narrow"/>
          <w:noProof/>
          <w:sz w:val="24"/>
          <w:szCs w:val="24"/>
          <w:lang w:val="es-ES" w:eastAsia="es-ES"/>
        </w:rPr>
      </w:pPr>
      <w:r>
        <w:rPr>
          <w:rFonts w:ascii="Arial Narrow" w:eastAsia="Times New Roman" w:hAnsi="Arial Narrow"/>
          <w:noProof/>
          <w:sz w:val="24"/>
          <w:szCs w:val="24"/>
          <w:lang w:val="ca-ES" w:eastAsia="ca-ES"/>
        </w:rPr>
        <w:drawing>
          <wp:inline distT="0" distB="0" distL="0" distR="0">
            <wp:extent cx="4348800" cy="21600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8800" cy="216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5E1DDC">
        <w:rPr>
          <w:rFonts w:ascii="Arial Narrow" w:eastAsia="Times New Roman" w:hAnsi="Arial Narrow"/>
          <w:noProof/>
          <w:sz w:val="24"/>
          <w:szCs w:val="24"/>
          <w:lang w:val="es-ES" w:eastAsia="es-ES"/>
        </w:rPr>
        <w:t xml:space="preserve">.   </w:t>
      </w:r>
    </w:p>
    <w:p w:rsidR="005E1DDC" w:rsidRPr="005E1DDC" w:rsidRDefault="00A9788C" w:rsidP="001C2D70">
      <w:pPr>
        <w:rPr>
          <w:rFonts w:ascii="Arial Narrow" w:eastAsia="Times New Roman" w:hAnsi="Arial Narrow"/>
          <w:noProof/>
          <w:sz w:val="24"/>
          <w:szCs w:val="24"/>
          <w:lang w:val="es-ES" w:eastAsia="es-ES"/>
        </w:rPr>
      </w:pPr>
      <w:r>
        <w:rPr>
          <w:rFonts w:ascii="Arial Narrow" w:eastAsia="Times New Roman" w:hAnsi="Arial Narrow"/>
          <w:noProof/>
          <w:sz w:val="24"/>
          <w:szCs w:val="24"/>
          <w:lang w:val="ca-ES" w:eastAsia="ca-ES"/>
        </w:rPr>
        <w:drawing>
          <wp:inline distT="0" distB="0" distL="0" distR="0">
            <wp:extent cx="8640000" cy="21600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40000" cy="216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41700" w:rsidRPr="00F72635" w:rsidRDefault="005E1DDC" w:rsidP="001C2D70">
      <w:pPr>
        <w:rPr>
          <w:rFonts w:ascii="Arial Narrow" w:eastAsia="Times New Roman" w:hAnsi="Arial Narrow"/>
          <w:noProof/>
          <w:sz w:val="24"/>
          <w:szCs w:val="24"/>
          <w:lang w:eastAsia="es-ES"/>
        </w:rPr>
      </w:pPr>
      <w:r w:rsidRPr="00F72635">
        <w:rPr>
          <w:rFonts w:ascii="Arial Narrow" w:eastAsia="Times New Roman" w:hAnsi="Arial Narrow"/>
          <w:noProof/>
          <w:sz w:val="24"/>
          <w:szCs w:val="24"/>
          <w:lang w:eastAsia="es-ES"/>
        </w:rPr>
        <w:br w:type="page"/>
      </w:r>
      <w:bookmarkStart w:id="290" w:name="_GoBack"/>
      <w:bookmarkEnd w:id="290"/>
      <w:r w:rsidR="001C2D70" w:rsidRPr="00294D30">
        <w:rPr>
          <w:rFonts w:ascii="Arial Narrow" w:eastAsia="Times New Roman" w:hAnsi="Arial Narrow"/>
          <w:noProof/>
          <w:sz w:val="24"/>
          <w:szCs w:val="24"/>
          <w:lang w:eastAsia="es-ES"/>
        </w:rPr>
        <w:lastRenderedPageBreak/>
        <w:t>Sup</w:t>
      </w:r>
      <w:r w:rsidR="00BC6D47" w:rsidRPr="00294D30">
        <w:rPr>
          <w:rFonts w:ascii="Arial Narrow" w:eastAsia="Times New Roman" w:hAnsi="Arial Narrow"/>
          <w:noProof/>
          <w:sz w:val="24"/>
          <w:szCs w:val="24"/>
          <w:lang w:eastAsia="es-ES"/>
        </w:rPr>
        <w:t xml:space="preserve">plementary figure 2. </w:t>
      </w:r>
      <w:r w:rsidR="00294D30">
        <w:rPr>
          <w:rFonts w:ascii="Arial Narrow" w:eastAsia="Times New Roman" w:hAnsi="Arial Narrow"/>
          <w:noProof/>
          <w:sz w:val="24"/>
          <w:szCs w:val="24"/>
          <w:lang w:eastAsia="es-ES"/>
        </w:rPr>
        <w:t>F</w:t>
      </w:r>
      <w:r w:rsidR="00294D30" w:rsidRPr="00294D30">
        <w:rPr>
          <w:rFonts w:ascii="Arial Narrow" w:eastAsia="Times New Roman" w:hAnsi="Arial Narrow"/>
          <w:noProof/>
          <w:sz w:val="24"/>
          <w:szCs w:val="24"/>
          <w:lang w:eastAsia="es-ES"/>
        </w:rPr>
        <w:t>irst manifestation</w:t>
      </w:r>
      <w:r w:rsidR="00294D30">
        <w:rPr>
          <w:rFonts w:ascii="Arial Narrow" w:eastAsia="Times New Roman" w:hAnsi="Arial Narrow"/>
          <w:noProof/>
          <w:sz w:val="24"/>
          <w:szCs w:val="24"/>
          <w:lang w:eastAsia="es-ES"/>
        </w:rPr>
        <w:t xml:space="preserve"> of cardiovascular disease by age and sex</w:t>
      </w:r>
    </w:p>
    <w:p w:rsidR="001C2D70" w:rsidRDefault="0026360E" w:rsidP="001C2D70">
      <w:pPr>
        <w:rPr>
          <w:rFonts w:ascii="Arial Narrow" w:eastAsia="Times New Roman" w:hAnsi="Arial Narrow"/>
          <w:noProof/>
          <w:sz w:val="24"/>
          <w:szCs w:val="24"/>
          <w:lang w:val="es-ES" w:eastAsia="es-ES"/>
        </w:rPr>
      </w:pPr>
      <w:r>
        <w:rPr>
          <w:rFonts w:ascii="Arial Narrow" w:eastAsia="Times New Roman" w:hAnsi="Arial Narrow"/>
          <w:noProof/>
          <w:sz w:val="24"/>
          <w:szCs w:val="24"/>
          <w:lang w:val="ca-ES" w:eastAsia="ca-ES"/>
        </w:rPr>
        <w:drawing>
          <wp:inline distT="0" distB="0" distL="0" distR="0">
            <wp:extent cx="10978560" cy="288000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78560" cy="288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94D30" w:rsidRDefault="00294D30" w:rsidP="001C2D70">
      <w:pPr>
        <w:rPr>
          <w:rFonts w:ascii="Arial Narrow" w:eastAsia="Times New Roman" w:hAnsi="Arial Narrow"/>
          <w:noProof/>
          <w:sz w:val="24"/>
          <w:szCs w:val="24"/>
          <w:lang w:val="es-ES" w:eastAsia="es-ES"/>
        </w:rPr>
      </w:pPr>
    </w:p>
    <w:p w:rsidR="00294D30" w:rsidRDefault="00294D30" w:rsidP="001C2D70">
      <w:pPr>
        <w:rPr>
          <w:rFonts w:ascii="Arial Narrow" w:eastAsia="Times New Roman" w:hAnsi="Arial Narrow"/>
          <w:noProof/>
          <w:sz w:val="24"/>
          <w:szCs w:val="24"/>
          <w:lang w:val="es-ES" w:eastAsia="es-ES"/>
        </w:rPr>
      </w:pPr>
    </w:p>
    <w:p w:rsidR="00294D30" w:rsidRPr="005E1DDC" w:rsidRDefault="00294D30" w:rsidP="001C2D70">
      <w:pPr>
        <w:rPr>
          <w:rFonts w:ascii="Arial Narrow" w:eastAsia="Times New Roman" w:hAnsi="Arial Narrow"/>
          <w:noProof/>
          <w:sz w:val="24"/>
          <w:szCs w:val="24"/>
          <w:lang w:val="es-ES" w:eastAsia="es-ES"/>
        </w:rPr>
      </w:pPr>
    </w:p>
    <w:p w:rsidR="00641700" w:rsidRPr="005E1DDC" w:rsidRDefault="00641700" w:rsidP="001C2D70">
      <w:pPr>
        <w:rPr>
          <w:rFonts w:ascii="Arial Narrow" w:eastAsia="Times New Roman" w:hAnsi="Arial Narrow"/>
          <w:noProof/>
          <w:sz w:val="24"/>
          <w:szCs w:val="24"/>
          <w:lang w:val="es-ES" w:eastAsia="es-ES"/>
        </w:rPr>
      </w:pPr>
    </w:p>
    <w:p w:rsidR="00641700" w:rsidRPr="005E1DDC" w:rsidRDefault="00641700">
      <w:pPr>
        <w:rPr>
          <w:rFonts w:ascii="Arial Narrow" w:eastAsia="Times New Roman" w:hAnsi="Arial Narrow"/>
          <w:noProof/>
          <w:sz w:val="24"/>
          <w:szCs w:val="24"/>
          <w:lang w:val="es-ES" w:eastAsia="es-ES"/>
        </w:rPr>
      </w:pPr>
      <w:r w:rsidRPr="005E1DDC">
        <w:rPr>
          <w:rFonts w:ascii="Arial Narrow" w:eastAsia="Times New Roman" w:hAnsi="Arial Narrow"/>
          <w:noProof/>
          <w:sz w:val="24"/>
          <w:szCs w:val="24"/>
          <w:lang w:val="es-ES" w:eastAsia="es-ES"/>
        </w:rPr>
        <w:br w:type="page"/>
      </w:r>
    </w:p>
    <w:p w:rsidR="00FE38FC" w:rsidRDefault="00FE38FC" w:rsidP="001C2D70">
      <w:pPr>
        <w:rPr>
          <w:rFonts w:ascii="Arial Narrow" w:eastAsia="Times New Roman" w:hAnsi="Arial Narrow"/>
          <w:noProof/>
          <w:sz w:val="24"/>
          <w:szCs w:val="24"/>
          <w:lang w:val="es-ES" w:eastAsia="es-ES"/>
        </w:rPr>
        <w:sectPr w:rsidR="00FE38FC" w:rsidSect="00FE38FC">
          <w:footerReference w:type="default" r:id="rId14"/>
          <w:pgSz w:w="15840" w:h="12240" w:orient="landscape"/>
          <w:pgMar w:top="1701" w:right="1418" w:bottom="1701" w:left="1418" w:header="709" w:footer="709" w:gutter="0"/>
          <w:cols w:space="708"/>
          <w:docGrid w:linePitch="360"/>
        </w:sectPr>
      </w:pPr>
    </w:p>
    <w:p w:rsidR="00E10633" w:rsidRDefault="00E10633" w:rsidP="001C2D70">
      <w:pPr>
        <w:rPr>
          <w:rFonts w:ascii="Arial Narrow" w:eastAsia="Times New Roman" w:hAnsi="Arial Narrow"/>
          <w:noProof/>
          <w:sz w:val="24"/>
          <w:szCs w:val="24"/>
          <w:lang w:val="es-ES" w:eastAsia="es-ES"/>
        </w:rPr>
      </w:pPr>
      <w:r w:rsidRPr="005E1DDC">
        <w:rPr>
          <w:rFonts w:ascii="Arial Narrow" w:eastAsia="Times New Roman" w:hAnsi="Arial Narrow"/>
          <w:noProof/>
          <w:sz w:val="24"/>
          <w:szCs w:val="24"/>
          <w:lang w:val="es-ES" w:eastAsia="es-ES"/>
        </w:rPr>
        <w:lastRenderedPageBreak/>
        <w:t xml:space="preserve">Suplemmentary figure 3. Sería las lineas de incidencia durante los 7 años </w:t>
      </w:r>
      <w:r w:rsidRPr="001B5D7F">
        <w:rPr>
          <w:rFonts w:ascii="Arial Narrow" w:eastAsia="Times New Roman" w:hAnsi="Arial Narrow"/>
          <w:noProof/>
          <w:sz w:val="24"/>
          <w:szCs w:val="24"/>
          <w:lang w:val="es-ES" w:eastAsia="es-ES"/>
        </w:rPr>
        <w:t xml:space="preserve">de segumiento. </w:t>
      </w:r>
    </w:p>
    <w:p w:rsidR="00641700" w:rsidRDefault="00E10633" w:rsidP="001C2D70">
      <w:pPr>
        <w:rPr>
          <w:rFonts w:ascii="Arial Narrow" w:eastAsia="Times New Roman" w:hAnsi="Arial Narrow"/>
          <w:noProof/>
          <w:sz w:val="24"/>
          <w:szCs w:val="24"/>
          <w:lang w:eastAsia="es-ES"/>
        </w:rPr>
      </w:pPr>
      <w:r>
        <w:rPr>
          <w:rFonts w:ascii="Arial Narrow" w:eastAsia="Times New Roman" w:hAnsi="Arial Narrow"/>
          <w:noProof/>
          <w:sz w:val="24"/>
          <w:szCs w:val="24"/>
          <w:lang w:eastAsia="es-ES"/>
        </w:rPr>
        <w:t xml:space="preserve">Suplemmentary </w:t>
      </w:r>
      <w:r w:rsidR="00641700">
        <w:rPr>
          <w:rFonts w:ascii="Arial Narrow" w:eastAsia="Times New Roman" w:hAnsi="Arial Narrow"/>
          <w:noProof/>
          <w:sz w:val="24"/>
          <w:szCs w:val="24"/>
          <w:lang w:eastAsia="es-ES"/>
        </w:rPr>
        <w:t xml:space="preserve">Table </w:t>
      </w:r>
      <w:r>
        <w:rPr>
          <w:rFonts w:ascii="Arial Narrow" w:eastAsia="Times New Roman" w:hAnsi="Arial Narrow"/>
          <w:noProof/>
          <w:sz w:val="24"/>
          <w:szCs w:val="24"/>
          <w:lang w:eastAsia="es-ES"/>
        </w:rPr>
        <w:t xml:space="preserve">2. </w:t>
      </w:r>
    </w:p>
    <w:p w:rsidR="00641700" w:rsidRDefault="003D131D" w:rsidP="001C2D70">
      <w:pPr>
        <w:rPr>
          <w:rFonts w:ascii="Arial Narrow" w:eastAsia="Times New Roman" w:hAnsi="Arial Narrow"/>
          <w:noProof/>
          <w:sz w:val="24"/>
          <w:szCs w:val="24"/>
          <w:lang w:eastAsia="es-ES"/>
        </w:rPr>
      </w:pPr>
      <w:r>
        <w:rPr>
          <w:noProof/>
          <w:lang w:val="ca-ES" w:eastAsia="ca-ES"/>
        </w:rPr>
        <w:drawing>
          <wp:inline distT="0" distB="0" distL="0" distR="0">
            <wp:extent cx="8252750" cy="2131505"/>
            <wp:effectExtent l="0" t="0" r="0" b="254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 cstate="print"/>
                    <a:srcRect t="63823" r="6362" b="5944"/>
                    <a:stretch/>
                  </pic:blipFill>
                  <pic:spPr bwMode="auto">
                    <a:xfrm>
                      <a:off x="0" y="0"/>
                      <a:ext cx="8271264" cy="21362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61DA" w:rsidRDefault="00F361DA">
      <w:pPr>
        <w:rPr>
          <w:rFonts w:ascii="Arial Narrow" w:eastAsia="Times New Roman" w:hAnsi="Arial Narrow"/>
          <w:noProof/>
          <w:sz w:val="24"/>
          <w:szCs w:val="24"/>
          <w:lang w:eastAsia="es-ES"/>
        </w:rPr>
      </w:pPr>
      <w:r>
        <w:rPr>
          <w:rFonts w:ascii="Arial Narrow" w:eastAsia="Times New Roman" w:hAnsi="Arial Narrow"/>
          <w:noProof/>
          <w:sz w:val="24"/>
          <w:szCs w:val="24"/>
          <w:lang w:eastAsia="es-ES"/>
        </w:rPr>
        <w:br w:type="page"/>
      </w:r>
    </w:p>
    <w:p w:rsidR="00FE38FC" w:rsidRDefault="00FE38FC" w:rsidP="00682D0A">
      <w:pPr>
        <w:rPr>
          <w:rFonts w:ascii="Arial Narrow" w:eastAsia="Times New Roman" w:hAnsi="Arial Narrow"/>
          <w:noProof/>
          <w:sz w:val="24"/>
          <w:szCs w:val="24"/>
          <w:lang w:val="es-ES" w:eastAsia="es-ES"/>
        </w:rPr>
        <w:sectPr w:rsidR="00FE38FC" w:rsidSect="00FE38FC">
          <w:pgSz w:w="15840" w:h="12240" w:orient="landscape"/>
          <w:pgMar w:top="1701" w:right="1418" w:bottom="1701" w:left="1418" w:header="709" w:footer="709" w:gutter="0"/>
          <w:cols w:space="708"/>
          <w:docGrid w:linePitch="360"/>
        </w:sectPr>
      </w:pPr>
    </w:p>
    <w:p w:rsidR="00682D0A" w:rsidRPr="00F361DA" w:rsidRDefault="00682D0A" w:rsidP="00682D0A">
      <w:pPr>
        <w:rPr>
          <w:rFonts w:ascii="Arial Narrow" w:eastAsia="Times New Roman" w:hAnsi="Arial Narrow"/>
          <w:noProof/>
          <w:sz w:val="24"/>
          <w:szCs w:val="24"/>
          <w:lang w:val="es-ES" w:eastAsia="es-ES"/>
        </w:rPr>
      </w:pPr>
      <w:r w:rsidRPr="00F361DA">
        <w:rPr>
          <w:rFonts w:ascii="Arial Narrow" w:eastAsia="Times New Roman" w:hAnsi="Arial Narrow"/>
          <w:noProof/>
          <w:sz w:val="24"/>
          <w:szCs w:val="24"/>
          <w:lang w:val="es-ES" w:eastAsia="es-ES"/>
        </w:rPr>
        <w:lastRenderedPageBreak/>
        <w:t xml:space="preserve">Suplemmentary Table 3. </w:t>
      </w:r>
      <w:r w:rsidR="00F361DA" w:rsidRPr="00F361DA">
        <w:rPr>
          <w:rFonts w:ascii="Arial Narrow" w:eastAsia="Times New Roman" w:hAnsi="Arial Narrow"/>
          <w:noProof/>
          <w:sz w:val="24"/>
          <w:szCs w:val="24"/>
          <w:lang w:val="es-ES" w:eastAsia="es-ES"/>
        </w:rPr>
        <w:t>Combinar am</w:t>
      </w:r>
      <w:r w:rsidR="003D131D" w:rsidRPr="00F361DA">
        <w:rPr>
          <w:rFonts w:ascii="Arial Narrow" w:eastAsia="Times New Roman" w:hAnsi="Arial Narrow"/>
          <w:noProof/>
          <w:sz w:val="24"/>
          <w:szCs w:val="24"/>
          <w:lang w:val="es-ES" w:eastAsia="es-ES"/>
        </w:rPr>
        <w:t>bas</w:t>
      </w:r>
      <w:r w:rsidR="00F361DA" w:rsidRPr="00F361DA">
        <w:rPr>
          <w:rFonts w:ascii="Arial Narrow" w:eastAsia="Times New Roman" w:hAnsi="Arial Narrow"/>
          <w:noProof/>
          <w:sz w:val="24"/>
          <w:szCs w:val="24"/>
          <w:lang w:val="es-ES" w:eastAsia="es-ES"/>
        </w:rPr>
        <w:t xml:space="preserve"> tablas en una con todos y por sexos</w:t>
      </w:r>
    </w:p>
    <w:p w:rsidR="003D131D" w:rsidRDefault="00F361DA" w:rsidP="00682D0A">
      <w:pPr>
        <w:rPr>
          <w:rFonts w:ascii="Arial Narrow" w:eastAsia="Times New Roman" w:hAnsi="Arial Narrow"/>
          <w:noProof/>
          <w:sz w:val="24"/>
          <w:szCs w:val="24"/>
          <w:lang w:eastAsia="es-ES"/>
        </w:rPr>
      </w:pPr>
      <w:r>
        <w:rPr>
          <w:noProof/>
          <w:lang w:val="ca-ES" w:eastAsia="ca-ES"/>
        </w:rPr>
        <w:drawing>
          <wp:inline distT="0" distB="0" distL="0" distR="0">
            <wp:extent cx="4641448" cy="6715284"/>
            <wp:effectExtent l="0" t="0" r="698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 cstate="print"/>
                    <a:srcRect l="15320" t="8865" r="38014" b="6734"/>
                    <a:stretch/>
                  </pic:blipFill>
                  <pic:spPr bwMode="auto">
                    <a:xfrm>
                      <a:off x="0" y="0"/>
                      <a:ext cx="4646975" cy="67232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2D0A" w:rsidRDefault="00682D0A" w:rsidP="001C2D70">
      <w:pPr>
        <w:rPr>
          <w:rFonts w:ascii="Arial Narrow" w:eastAsia="Times New Roman" w:hAnsi="Arial Narrow"/>
          <w:noProof/>
          <w:sz w:val="24"/>
          <w:szCs w:val="24"/>
          <w:lang w:eastAsia="es-ES"/>
        </w:rPr>
      </w:pPr>
    </w:p>
    <w:p w:rsidR="003D131D" w:rsidRDefault="003D131D" w:rsidP="001C2D70">
      <w:pPr>
        <w:rPr>
          <w:rFonts w:ascii="Arial Narrow" w:eastAsia="Times New Roman" w:hAnsi="Arial Narrow"/>
          <w:noProof/>
          <w:sz w:val="24"/>
          <w:szCs w:val="24"/>
          <w:lang w:eastAsia="es-ES"/>
        </w:rPr>
      </w:pPr>
    </w:p>
    <w:p w:rsidR="00FA1619" w:rsidRPr="00866C1E" w:rsidRDefault="00682D0A" w:rsidP="00FA1619">
      <w:r>
        <w:rPr>
          <w:rFonts w:ascii="Arial Narrow" w:eastAsia="Times New Roman" w:hAnsi="Arial Narrow"/>
          <w:noProof/>
          <w:sz w:val="24"/>
          <w:szCs w:val="24"/>
          <w:lang w:val="ca-ES" w:eastAsia="ca-ES"/>
        </w:rPr>
        <w:lastRenderedPageBreak/>
        <w:drawing>
          <wp:inline distT="0" distB="0" distL="0" distR="0">
            <wp:extent cx="5612130" cy="4832155"/>
            <wp:effectExtent l="0" t="0" r="7620" b="6985"/>
            <wp:docPr id="4" name="Imagen 4" descr="C:\Users\eortega1\Documents\PROYECTOS INVESTIGACIÓN\PERIS PROYECTO PRECAV-Jove BARCELONA CIUTAT\PAPERS\1. EPIDEMIOLOGIA PRIMER EVENTO\TABLE MORTALITY SE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ortega1\Documents\PROYECTOS INVESTIGACIÓN\PERIS PROYECTO PRECAV-Jove BARCELONA CIUTAT\PAPERS\1. EPIDEMIOLOGIA PRIMER EVENTO\TABLE MORTALITY SEX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83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A1619" w:rsidRPr="00866C1E" w:rsidSect="00FE38FC">
      <w:pgSz w:w="12240" w:h="15840"/>
      <w:pgMar w:top="1418" w:right="1701" w:bottom="1418" w:left="1701" w:header="709" w:footer="709" w:gutter="0"/>
      <w:cols w:space="708"/>
      <w:docGrid w:linePitch="360"/>
    </w:sectPr>
  </w:body>
</w:document>
</file>

<file path=word/comments.xml><?xml version="1.0" encoding="utf-8"?>
<w:comment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comment w:id="1" w:author="ORTEGA, EMILIO (ICMDM)" w:date="2020-10-26T09:14:00Z" w:initials="OE(">
    <w:p w:rsidR="00A558B3" w:rsidRPr="003D3985" w:rsidRDefault="00A558B3" w:rsidP="003D3985">
      <w:pPr>
        <w:rPr>
          <w:lang w:val="es-ES"/>
        </w:rPr>
      </w:pPr>
      <w:r>
        <w:rPr>
          <w:rStyle w:val="Refdecomentario"/>
        </w:rPr>
        <w:annotationRef/>
      </w:r>
      <w:r>
        <w:rPr>
          <w:lang w:val="es-ES"/>
        </w:rPr>
        <w:t>En esta tabla hay tres niveles comparación: 1 )una p.sex  en para indicar diferencias generales  sexos; 2) p-</w:t>
      </w:r>
      <w:proofErr w:type="spellStart"/>
      <w:r>
        <w:rPr>
          <w:lang w:val="es-ES"/>
        </w:rPr>
        <w:t>age</w:t>
      </w:r>
      <w:proofErr w:type="spellEnd"/>
      <w:r>
        <w:rPr>
          <w:lang w:val="es-ES"/>
        </w:rPr>
        <w:t xml:space="preserve"> que sería la p-</w:t>
      </w:r>
      <w:proofErr w:type="spellStart"/>
      <w:r>
        <w:rPr>
          <w:lang w:val="es-ES"/>
        </w:rPr>
        <w:t>trend</w:t>
      </w:r>
      <w:proofErr w:type="spellEnd"/>
      <w:r>
        <w:rPr>
          <w:lang w:val="es-ES"/>
        </w:rPr>
        <w:t xml:space="preserve"> dentro de cada sexo para indicar las diferencias por grupos de edad dentro de un mismo sexo: y; 3) p-sex-</w:t>
      </w:r>
      <w:proofErr w:type="spellStart"/>
      <w:r>
        <w:rPr>
          <w:lang w:val="es-ES"/>
        </w:rPr>
        <w:t>age</w:t>
      </w:r>
      <w:proofErr w:type="spellEnd"/>
      <w:r>
        <w:rPr>
          <w:lang w:val="es-ES"/>
        </w:rPr>
        <w:t xml:space="preserve"> dentro de cada celda para indicar las diferencias por sexo de cada celda con su correspondiente celda del sexo opuesto. </w:t>
      </w:r>
    </w:p>
  </w:comment>
  <w:comment w:id="2" w:author="ORTEGA, EMILIO (ICMDM)" w:date="2020-09-19T12:41:00Z" w:initials="OE(">
    <w:p w:rsidR="00A558B3" w:rsidRPr="0019308C" w:rsidRDefault="00A558B3">
      <w:pPr>
        <w:pStyle w:val="Textocomentario"/>
        <w:rPr>
          <w:lang w:val="es-ES"/>
        </w:rPr>
      </w:pPr>
      <w:r>
        <w:rPr>
          <w:rStyle w:val="Refdecomentario"/>
        </w:rPr>
        <w:annotationRef/>
      </w:r>
      <w:r w:rsidRPr="0019308C">
        <w:rPr>
          <w:lang w:val="es-ES"/>
        </w:rPr>
        <w:t xml:space="preserve">Corresponden a las tablas 1.1 y 1.2 del informe de Jordi. </w:t>
      </w:r>
      <w:r>
        <w:rPr>
          <w:lang w:val="es-ES"/>
        </w:rPr>
        <w:t xml:space="preserve">Ver muestra abajo. </w:t>
      </w:r>
    </w:p>
  </w:comment>
  <w:comment w:id="0" w:author="Jordi Real" w:date="2020-11-02T08:46:00Z" w:initials="J Real">
    <w:p w:rsidR="00A558B3" w:rsidRDefault="00A558B3">
      <w:pPr>
        <w:pStyle w:val="Textocomentario"/>
        <w:rPr>
          <w:lang w:val="es-ES"/>
        </w:rPr>
      </w:pPr>
      <w:r>
        <w:rPr>
          <w:rStyle w:val="Refdecomentario"/>
        </w:rPr>
        <w:annotationRef/>
      </w:r>
    </w:p>
    <w:p w:rsidR="00A558B3" w:rsidRDefault="00A558B3" w:rsidP="00A558B3">
      <w:pPr>
        <w:pStyle w:val="Textocomentario"/>
        <w:numPr>
          <w:ilvl w:val="0"/>
          <w:numId w:val="1"/>
        </w:numPr>
        <w:rPr>
          <w:lang w:val="es-ES"/>
        </w:rPr>
      </w:pPr>
      <w:proofErr w:type="spellStart"/>
      <w:r w:rsidRPr="00A558B3">
        <w:rPr>
          <w:lang w:val="es-ES"/>
        </w:rPr>
        <w:t>Quitaria</w:t>
      </w:r>
      <w:proofErr w:type="spellEnd"/>
      <w:r w:rsidRPr="00A558B3">
        <w:rPr>
          <w:lang w:val="es-ES"/>
        </w:rPr>
        <w:t xml:space="preserve"> t</w:t>
      </w:r>
      <w:r>
        <w:rPr>
          <w:lang w:val="es-ES"/>
        </w:rPr>
        <w:t>odos los p-valores</w:t>
      </w:r>
    </w:p>
    <w:p w:rsidR="00A558B3" w:rsidRDefault="00A558B3" w:rsidP="00A558B3">
      <w:pPr>
        <w:pStyle w:val="Textocomentario"/>
        <w:numPr>
          <w:ilvl w:val="0"/>
          <w:numId w:val="1"/>
        </w:numPr>
        <w:rPr>
          <w:lang w:val="es-ES"/>
        </w:rPr>
      </w:pPr>
      <w:r>
        <w:rPr>
          <w:lang w:val="es-ES"/>
        </w:rPr>
        <w:t>El p valor es poco informativo debido a la N</w:t>
      </w:r>
    </w:p>
    <w:p w:rsidR="00A558B3" w:rsidRDefault="00A558B3" w:rsidP="00A558B3">
      <w:pPr>
        <w:pStyle w:val="Textocomentario"/>
        <w:numPr>
          <w:ilvl w:val="0"/>
          <w:numId w:val="1"/>
        </w:numPr>
        <w:rPr>
          <w:lang w:val="es-ES"/>
        </w:rPr>
      </w:pPr>
      <w:r>
        <w:rPr>
          <w:lang w:val="es-ES"/>
        </w:rPr>
        <w:t>La encuentro muy cargada y confusa</w:t>
      </w:r>
    </w:p>
    <w:p w:rsidR="00A558B3" w:rsidRDefault="00A558B3" w:rsidP="00A558B3">
      <w:pPr>
        <w:pStyle w:val="Textocomentario"/>
        <w:rPr>
          <w:lang w:val="es-ES"/>
        </w:rPr>
      </w:pPr>
    </w:p>
    <w:p w:rsidR="00A558B3" w:rsidRDefault="00A558B3" w:rsidP="00A558B3">
      <w:pPr>
        <w:pStyle w:val="Textocomentario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Hay demasiados niveles. </w:t>
      </w:r>
    </w:p>
    <w:p w:rsidR="00A558B3" w:rsidRDefault="00A558B3" w:rsidP="00A558B3">
      <w:pPr>
        <w:pStyle w:val="Prrafodelista"/>
        <w:rPr>
          <w:lang w:val="es-ES"/>
        </w:rPr>
      </w:pPr>
    </w:p>
    <w:p w:rsidR="00A558B3" w:rsidRDefault="00A558B3" w:rsidP="00A558B3">
      <w:pPr>
        <w:pStyle w:val="Textocomentario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Me </w:t>
      </w:r>
      <w:proofErr w:type="spellStart"/>
      <w:r>
        <w:rPr>
          <w:lang w:val="es-ES"/>
        </w:rPr>
        <w:t>centraria</w:t>
      </w:r>
      <w:proofErr w:type="spellEnd"/>
      <w:r>
        <w:rPr>
          <w:lang w:val="es-ES"/>
        </w:rPr>
        <w:t xml:space="preserve"> solo en </w:t>
      </w:r>
      <w:proofErr w:type="spellStart"/>
      <w:r>
        <w:rPr>
          <w:lang w:val="es-ES"/>
        </w:rPr>
        <w:t>descripbir</w:t>
      </w:r>
      <w:proofErr w:type="spellEnd"/>
      <w:r>
        <w:rPr>
          <w:lang w:val="es-ES"/>
        </w:rPr>
        <w:t xml:space="preserve"> o por grupos de edad o por sexos</w:t>
      </w:r>
    </w:p>
    <w:p w:rsidR="00A558B3" w:rsidRDefault="00A558B3" w:rsidP="00A558B3">
      <w:pPr>
        <w:pStyle w:val="Textocomentario"/>
        <w:rPr>
          <w:lang w:val="es-ES"/>
        </w:rPr>
      </w:pPr>
    </w:p>
    <w:p w:rsidR="00A558B3" w:rsidRDefault="00A558B3">
      <w:pPr>
        <w:pStyle w:val="Textocomentario"/>
        <w:rPr>
          <w:lang w:val="es-ES"/>
        </w:rPr>
      </w:pPr>
    </w:p>
    <w:p w:rsidR="00A558B3" w:rsidRPr="00A558B3" w:rsidRDefault="00A558B3">
      <w:pPr>
        <w:pStyle w:val="Textocomentario"/>
        <w:rPr>
          <w:lang w:val="es-ES"/>
        </w:rPr>
      </w:pPr>
    </w:p>
  </w:comment>
  <w:comment w:id="3" w:author="Jordi Real" w:date="2020-11-02T08:46:00Z" w:initials="J Real">
    <w:p w:rsidR="00A558B3" w:rsidRPr="00A558B3" w:rsidRDefault="00A558B3">
      <w:pPr>
        <w:pStyle w:val="Textocomentario"/>
        <w:rPr>
          <w:lang w:val="es-ES"/>
        </w:rPr>
      </w:pPr>
      <w:r>
        <w:rPr>
          <w:rStyle w:val="Refdecomentario"/>
        </w:rPr>
        <w:annotationRef/>
      </w:r>
      <w:r w:rsidRPr="00A558B3">
        <w:rPr>
          <w:lang w:val="es-ES"/>
        </w:rPr>
        <w:t xml:space="preserve">Ok </w:t>
      </w:r>
    </w:p>
  </w:comment>
  <w:comment w:id="4" w:author="Jordi Real" w:date="2020-11-02T08:51:00Z" w:initials="J Real">
    <w:p w:rsidR="00A558B3" w:rsidRPr="00A558B3" w:rsidRDefault="00A558B3">
      <w:pPr>
        <w:pStyle w:val="Textocomentario"/>
        <w:rPr>
          <w:lang w:val="es-ES"/>
        </w:rPr>
      </w:pPr>
      <w:r>
        <w:rPr>
          <w:rStyle w:val="Refdecomentario"/>
        </w:rPr>
        <w:annotationRef/>
      </w:r>
      <w:r w:rsidRPr="00A558B3">
        <w:rPr>
          <w:lang w:val="es-ES"/>
        </w:rPr>
        <w:t xml:space="preserve">Esto </w:t>
      </w:r>
      <w:proofErr w:type="spellStart"/>
      <w:r w:rsidRPr="00A558B3">
        <w:rPr>
          <w:lang w:val="es-ES"/>
        </w:rPr>
        <w:t>seria</w:t>
      </w:r>
      <w:proofErr w:type="spellEnd"/>
      <w:r w:rsidRPr="00A558B3">
        <w:rPr>
          <w:lang w:val="es-ES"/>
        </w:rPr>
        <w:t xml:space="preserve"> la d</w:t>
      </w:r>
      <w:r>
        <w:rPr>
          <w:lang w:val="es-ES"/>
        </w:rPr>
        <w:t xml:space="preserve">istribución por </w:t>
      </w:r>
      <w:r w:rsidR="00A3594A">
        <w:rPr>
          <w:lang w:val="es-ES"/>
        </w:rPr>
        <w:t>territorio</w:t>
      </w:r>
      <w:r>
        <w:rPr>
          <w:lang w:val="es-ES"/>
        </w:rPr>
        <w:t xml:space="preserve"> según la edad </w:t>
      </w:r>
    </w:p>
  </w:comment>
  <w:comment w:id="9" w:author="Jordi Real" w:date="2020-11-02T08:53:00Z" w:initials="J Real">
    <w:p w:rsidR="00A3594A" w:rsidRPr="00A3594A" w:rsidRDefault="00A3594A">
      <w:pPr>
        <w:pStyle w:val="Textocomentario"/>
        <w:rPr>
          <w:lang w:val="es-ES"/>
        </w:rPr>
      </w:pPr>
      <w:r>
        <w:rPr>
          <w:rStyle w:val="Refdecomentario"/>
        </w:rPr>
        <w:annotationRef/>
      </w:r>
      <w:r w:rsidRPr="00A3594A">
        <w:rPr>
          <w:lang w:val="es-ES"/>
        </w:rPr>
        <w:t>Este % es sobre el t</w:t>
      </w:r>
      <w:r>
        <w:rPr>
          <w:lang w:val="es-ES"/>
        </w:rPr>
        <w:t xml:space="preserve">otal. Cambiar formato vertical para </w:t>
      </w:r>
      <w:proofErr w:type="spellStart"/>
      <w:r>
        <w:rPr>
          <w:lang w:val="es-ES"/>
        </w:rPr>
        <w:t>ue</w:t>
      </w:r>
      <w:proofErr w:type="spellEnd"/>
      <w:r>
        <w:rPr>
          <w:lang w:val="es-ES"/>
        </w:rPr>
        <w:t xml:space="preserve"> no se confundan %</w:t>
      </w:r>
    </w:p>
  </w:comment>
  <w:comment w:id="14" w:author="Jordi Real" w:date="2020-11-02T09:00:00Z" w:initials="J Real">
    <w:p w:rsidR="00A3594A" w:rsidRDefault="00A3594A">
      <w:pPr>
        <w:pStyle w:val="Textocomentario"/>
        <w:rPr>
          <w:lang w:val="es-ES"/>
        </w:rPr>
      </w:pPr>
      <w:r>
        <w:rPr>
          <w:rStyle w:val="Refdecomentario"/>
        </w:rPr>
        <w:annotationRef/>
      </w:r>
      <w:r w:rsidRPr="00A3594A">
        <w:rPr>
          <w:lang w:val="es-ES"/>
        </w:rPr>
        <w:t>demasiada información en u</w:t>
      </w:r>
      <w:r>
        <w:rPr>
          <w:lang w:val="es-ES"/>
        </w:rPr>
        <w:t xml:space="preserve">na figura </w:t>
      </w:r>
    </w:p>
    <w:p w:rsidR="00A3594A" w:rsidRDefault="00A3594A">
      <w:pPr>
        <w:pStyle w:val="Textocomentario"/>
        <w:rPr>
          <w:lang w:val="es-ES"/>
        </w:rPr>
      </w:pPr>
      <w:proofErr w:type="spellStart"/>
      <w:r>
        <w:rPr>
          <w:lang w:val="es-ES"/>
        </w:rPr>
        <w:t>Dif</w:t>
      </w:r>
      <w:proofErr w:type="spellEnd"/>
      <w:r>
        <w:rPr>
          <w:lang w:val="es-ES"/>
        </w:rPr>
        <w:t xml:space="preserve"> por grupos de edad e hacen dos figuras (Hombres y mujeres)</w:t>
      </w:r>
    </w:p>
    <w:p w:rsidR="00A3594A" w:rsidRDefault="00A3594A">
      <w:pPr>
        <w:pStyle w:val="Textocomentario"/>
        <w:rPr>
          <w:lang w:val="es-ES"/>
        </w:rPr>
      </w:pPr>
      <w:proofErr w:type="spellStart"/>
      <w:r>
        <w:rPr>
          <w:lang w:val="es-ES"/>
        </w:rPr>
        <w:t>Dif</w:t>
      </w:r>
      <w:proofErr w:type="spellEnd"/>
      <w:r>
        <w:rPr>
          <w:lang w:val="es-ES"/>
        </w:rPr>
        <w:t xml:space="preserve"> por sexos se hacen 5 en un panel </w:t>
      </w:r>
      <w:proofErr w:type="spellStart"/>
      <w:r>
        <w:rPr>
          <w:lang w:val="es-ES"/>
        </w:rPr>
        <w:t>plot</w:t>
      </w:r>
      <w:proofErr w:type="spellEnd"/>
      <w:r>
        <w:rPr>
          <w:lang w:val="es-ES"/>
        </w:rPr>
        <w:t xml:space="preserve"> </w:t>
      </w:r>
    </w:p>
    <w:p w:rsidR="00A3594A" w:rsidRDefault="00A3594A">
      <w:pPr>
        <w:pStyle w:val="Textocomentario"/>
        <w:rPr>
          <w:lang w:val="es-ES"/>
        </w:rPr>
      </w:pPr>
    </w:p>
    <w:p w:rsidR="00A3594A" w:rsidRPr="00A3594A" w:rsidRDefault="00A3594A">
      <w:pPr>
        <w:pStyle w:val="Textocomentario"/>
        <w:rPr>
          <w:lang w:val="es-ES"/>
        </w:rPr>
      </w:pPr>
    </w:p>
  </w:comment>
  <w:comment w:id="15" w:author="Jordi Real" w:date="2020-11-02T09:01:00Z" w:initials="J Real">
    <w:p w:rsidR="00A3594A" w:rsidRPr="00A3594A" w:rsidRDefault="00A3594A">
      <w:pPr>
        <w:pStyle w:val="Textocomentario"/>
        <w:rPr>
          <w:lang w:val="es-ES"/>
        </w:rPr>
      </w:pPr>
      <w:r>
        <w:rPr>
          <w:rStyle w:val="Refdecomentario"/>
        </w:rPr>
        <w:annotationRef/>
      </w:r>
      <w:proofErr w:type="spellStart"/>
      <w:r w:rsidRPr="00A3594A">
        <w:rPr>
          <w:lang w:val="es-ES"/>
        </w:rPr>
        <w:t>Idem</w:t>
      </w:r>
      <w:proofErr w:type="spellEnd"/>
      <w:r w:rsidRPr="00A3594A">
        <w:rPr>
          <w:lang w:val="es-ES"/>
        </w:rPr>
        <w:t xml:space="preserve"> muy cargado</w:t>
      </w:r>
    </w:p>
  </w:comment>
  <w:comment w:id="255" w:author="ORTEGA, EMILIO (ICMDM)" w:date="2020-10-27T17:55:00Z" w:initials="OE(">
    <w:p w:rsidR="00A558B3" w:rsidRPr="009D422C" w:rsidRDefault="00A558B3">
      <w:pPr>
        <w:pStyle w:val="Textocomentario"/>
        <w:rPr>
          <w:lang w:val="es-ES"/>
        </w:rPr>
      </w:pPr>
      <w:r>
        <w:rPr>
          <w:rStyle w:val="Refdecomentario"/>
        </w:rPr>
        <w:annotationRef/>
      </w:r>
      <w:r w:rsidRPr="009D422C">
        <w:rPr>
          <w:lang w:val="es-ES"/>
        </w:rPr>
        <w:t xml:space="preserve">Esta figura ha de </w:t>
      </w:r>
      <w:r>
        <w:rPr>
          <w:lang w:val="es-ES"/>
        </w:rPr>
        <w:t xml:space="preserve">ser </w:t>
      </w:r>
      <w:proofErr w:type="spellStart"/>
      <w:r>
        <w:rPr>
          <w:lang w:val="es-ES"/>
        </w:rPr>
        <w:t>cmpleta</w:t>
      </w:r>
      <w:proofErr w:type="spellEnd"/>
      <w:r>
        <w:rPr>
          <w:lang w:val="es-ES"/>
        </w:rPr>
        <w:t xml:space="preserve">, </w:t>
      </w:r>
      <w:proofErr w:type="spellStart"/>
      <w:r>
        <w:rPr>
          <w:lang w:val="es-ES"/>
        </w:rPr>
        <w:t>inclyendo</w:t>
      </w:r>
      <w:proofErr w:type="spellEnd"/>
      <w:r>
        <w:rPr>
          <w:lang w:val="es-ES"/>
        </w:rPr>
        <w:t xml:space="preserve"> </w:t>
      </w:r>
      <w:r w:rsidRPr="009D422C">
        <w:rPr>
          <w:lang w:val="es-ES"/>
        </w:rPr>
        <w:t>los datos num</w:t>
      </w:r>
      <w:r>
        <w:rPr>
          <w:lang w:val="es-ES"/>
        </w:rPr>
        <w:t>éricos también, n, y HR para ser completa por si misma</w:t>
      </w:r>
    </w:p>
  </w:comment>
  <w:comment w:id="256" w:author="Jordi Real" w:date="2020-11-02T09:05:00Z" w:initials="J Real">
    <w:p w:rsidR="00BB2C77" w:rsidRDefault="00BB2C77">
      <w:pPr>
        <w:pStyle w:val="Textocomentario"/>
        <w:rPr>
          <w:lang w:val="es-ES"/>
        </w:rPr>
      </w:pPr>
      <w:r>
        <w:rPr>
          <w:rStyle w:val="Refdecomentario"/>
        </w:rPr>
        <w:annotationRef/>
      </w:r>
      <w:r>
        <w:rPr>
          <w:lang w:val="es-ES"/>
        </w:rPr>
        <w:t xml:space="preserve">Yo como mucho añadiría los HR + IC95% </w:t>
      </w:r>
    </w:p>
    <w:p w:rsidR="00BB2C77" w:rsidRPr="00BB2C77" w:rsidRDefault="00BB2C77">
      <w:pPr>
        <w:pStyle w:val="Textocomentario"/>
        <w:rPr>
          <w:lang w:val="es-ES"/>
        </w:rPr>
      </w:pPr>
      <w:r>
        <w:rPr>
          <w:lang w:val="es-ES"/>
        </w:rPr>
        <w:t>Aunque ya se ve</w:t>
      </w:r>
    </w:p>
  </w:comment>
  <w:comment w:id="258" w:author="Jordi Real" w:date="2020-11-02T09:06:00Z" w:initials="J Real">
    <w:p w:rsidR="00BB2C77" w:rsidRPr="00BB2C77" w:rsidRDefault="00BB2C77">
      <w:pPr>
        <w:pStyle w:val="Textocomentario"/>
        <w:rPr>
          <w:lang w:val="es-ES"/>
        </w:rPr>
      </w:pPr>
      <w:r>
        <w:rPr>
          <w:rStyle w:val="Refdecomentario"/>
        </w:rPr>
        <w:annotationRef/>
      </w:r>
      <w:r w:rsidRPr="00BB2C77">
        <w:rPr>
          <w:lang w:val="es-ES"/>
        </w:rPr>
        <w:t xml:space="preserve">Esto lo </w:t>
      </w:r>
      <w:proofErr w:type="spellStart"/>
      <w:r w:rsidRPr="00BB2C77">
        <w:rPr>
          <w:lang w:val="es-ES"/>
        </w:rPr>
        <w:t>eliminaria</w:t>
      </w:r>
      <w:proofErr w:type="spellEnd"/>
      <w:r w:rsidRPr="00BB2C77">
        <w:rPr>
          <w:lang w:val="es-ES"/>
        </w:rPr>
        <w:t xml:space="preserve"> del articulo.</w:t>
      </w:r>
      <w:r>
        <w:rPr>
          <w:lang w:val="es-ES"/>
        </w:rPr>
        <w:t xml:space="preserve"> La mortalidad global es coyuntural</w:t>
      </w:r>
    </w:p>
  </w:comment>
</w:comments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C3D7D" w:rsidRDefault="006C3D7D">
      <w:pPr>
        <w:spacing w:after="0" w:line="240" w:lineRule="auto"/>
      </w:pPr>
      <w:r>
        <w:separator/>
      </w:r>
    </w:p>
  </w:endnote>
  <w:endnote w:type="continuationSeparator" w:id="0">
    <w:p w:rsidR="006C3D7D" w:rsidRDefault="006C3D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851727116"/>
      <w:docPartObj>
        <w:docPartGallery w:val="Page Numbers (Bottom of Page)"/>
        <w:docPartUnique/>
      </w:docPartObj>
    </w:sdtPr>
    <w:sdtContent>
      <w:p w:rsidR="00A558B3" w:rsidRDefault="00E46F69">
        <w:pPr>
          <w:pStyle w:val="Piedepgina"/>
          <w:jc w:val="center"/>
        </w:pPr>
        <w:fldSimple w:instr="PAGE   \* MERGEFORMAT">
          <w:r w:rsidR="007A616D" w:rsidRPr="007A616D">
            <w:rPr>
              <w:noProof/>
              <w:lang w:val="es-ES"/>
            </w:rPr>
            <w:t>18</w:t>
          </w:r>
        </w:fldSimple>
      </w:p>
    </w:sdtContent>
  </w:sdt>
  <w:p w:rsidR="00A558B3" w:rsidRDefault="00A558B3">
    <w:pPr>
      <w:pStyle w:val="Piedepgin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C3D7D" w:rsidRDefault="006C3D7D">
      <w:pPr>
        <w:spacing w:after="0" w:line="240" w:lineRule="auto"/>
      </w:pPr>
      <w:r>
        <w:separator/>
      </w:r>
    </w:p>
  </w:footnote>
  <w:footnote w:type="continuationSeparator" w:id="0">
    <w:p w:rsidR="006C3D7D" w:rsidRDefault="006C3D7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5A20D5A"/>
    <w:multiLevelType w:val="hybridMultilevel"/>
    <w:tmpl w:val="4D5E97EE"/>
    <w:lvl w:ilvl="0" w:tplc="32925F3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2"/>
  <w:proofState w:spelling="clean" w:grammar="clean"/>
  <w:trackRevision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FC53C4"/>
    <w:rsid w:val="0004599D"/>
    <w:rsid w:val="000A025D"/>
    <w:rsid w:val="000A5C12"/>
    <w:rsid w:val="000D5FB9"/>
    <w:rsid w:val="000D7433"/>
    <w:rsid w:val="001658C6"/>
    <w:rsid w:val="00186540"/>
    <w:rsid w:val="0019308C"/>
    <w:rsid w:val="001B4C22"/>
    <w:rsid w:val="001B5D7F"/>
    <w:rsid w:val="001C2D70"/>
    <w:rsid w:val="001D4DEF"/>
    <w:rsid w:val="001E7BEB"/>
    <w:rsid w:val="001F15A1"/>
    <w:rsid w:val="001F39EF"/>
    <w:rsid w:val="00225471"/>
    <w:rsid w:val="0025237A"/>
    <w:rsid w:val="0026360E"/>
    <w:rsid w:val="00294D30"/>
    <w:rsid w:val="002B7495"/>
    <w:rsid w:val="002D5271"/>
    <w:rsid w:val="0031238D"/>
    <w:rsid w:val="003D131D"/>
    <w:rsid w:val="003D3985"/>
    <w:rsid w:val="003F457A"/>
    <w:rsid w:val="00456FD7"/>
    <w:rsid w:val="004D3E0A"/>
    <w:rsid w:val="004E3B45"/>
    <w:rsid w:val="0051634D"/>
    <w:rsid w:val="00533D6F"/>
    <w:rsid w:val="0054633D"/>
    <w:rsid w:val="0056521F"/>
    <w:rsid w:val="0058241C"/>
    <w:rsid w:val="00587125"/>
    <w:rsid w:val="005C5DE0"/>
    <w:rsid w:val="005E1DDC"/>
    <w:rsid w:val="005E5544"/>
    <w:rsid w:val="006160B2"/>
    <w:rsid w:val="00641700"/>
    <w:rsid w:val="00642FE2"/>
    <w:rsid w:val="006702D8"/>
    <w:rsid w:val="00682D0A"/>
    <w:rsid w:val="006C3D7D"/>
    <w:rsid w:val="00716934"/>
    <w:rsid w:val="00773262"/>
    <w:rsid w:val="007831C6"/>
    <w:rsid w:val="00792DA2"/>
    <w:rsid w:val="007A616D"/>
    <w:rsid w:val="007B7709"/>
    <w:rsid w:val="007C1F48"/>
    <w:rsid w:val="007C454A"/>
    <w:rsid w:val="007E18DF"/>
    <w:rsid w:val="008424BC"/>
    <w:rsid w:val="00852A02"/>
    <w:rsid w:val="00866C1E"/>
    <w:rsid w:val="008A0B8F"/>
    <w:rsid w:val="008A3D52"/>
    <w:rsid w:val="008C6107"/>
    <w:rsid w:val="008D7678"/>
    <w:rsid w:val="00932981"/>
    <w:rsid w:val="009400A3"/>
    <w:rsid w:val="00965F2E"/>
    <w:rsid w:val="009D422C"/>
    <w:rsid w:val="00A1605B"/>
    <w:rsid w:val="00A2740E"/>
    <w:rsid w:val="00A33FBD"/>
    <w:rsid w:val="00A3594A"/>
    <w:rsid w:val="00A558B3"/>
    <w:rsid w:val="00A76089"/>
    <w:rsid w:val="00A94FAF"/>
    <w:rsid w:val="00A9788C"/>
    <w:rsid w:val="00AD1FA2"/>
    <w:rsid w:val="00B24443"/>
    <w:rsid w:val="00B53483"/>
    <w:rsid w:val="00BA0261"/>
    <w:rsid w:val="00BB2C77"/>
    <w:rsid w:val="00BC6D47"/>
    <w:rsid w:val="00C379CC"/>
    <w:rsid w:val="00C704B9"/>
    <w:rsid w:val="00DA6512"/>
    <w:rsid w:val="00DF4592"/>
    <w:rsid w:val="00E10633"/>
    <w:rsid w:val="00E467D0"/>
    <w:rsid w:val="00E46F69"/>
    <w:rsid w:val="00EA0AB6"/>
    <w:rsid w:val="00EE22A2"/>
    <w:rsid w:val="00EE4CFC"/>
    <w:rsid w:val="00F361DA"/>
    <w:rsid w:val="00F51D4C"/>
    <w:rsid w:val="00F72635"/>
    <w:rsid w:val="00F870B1"/>
    <w:rsid w:val="00FA1619"/>
    <w:rsid w:val="00FA66A4"/>
    <w:rsid w:val="00FC53C4"/>
    <w:rsid w:val="00FE38F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ca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53C4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C53C4"/>
    <w:pPr>
      <w:ind w:left="720"/>
      <w:contextualSpacing/>
    </w:pPr>
  </w:style>
  <w:style w:type="table" w:styleId="Tablaconcuadrcula">
    <w:name w:val="Table Grid"/>
    <w:basedOn w:val="Tablanormal"/>
    <w:uiPriority w:val="59"/>
    <w:rsid w:val="00FC53C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Refdecomentario">
    <w:name w:val="annotation reference"/>
    <w:basedOn w:val="Fuentedeprrafopredeter"/>
    <w:uiPriority w:val="99"/>
    <w:semiHidden/>
    <w:unhideWhenUsed/>
    <w:rsid w:val="00FC53C4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FC53C4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FC53C4"/>
    <w:rPr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C53C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C53C4"/>
    <w:rPr>
      <w:rFonts w:ascii="Tahoma" w:hAnsi="Tahoma" w:cs="Tahoma"/>
      <w:sz w:val="16"/>
      <w:szCs w:val="16"/>
    </w:rPr>
  </w:style>
  <w:style w:type="paragraph" w:styleId="Piedepgina">
    <w:name w:val="footer"/>
    <w:basedOn w:val="Normal"/>
    <w:link w:val="PiedepginaCar"/>
    <w:uiPriority w:val="99"/>
    <w:unhideWhenUsed/>
    <w:rsid w:val="00FA161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A1619"/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3D3985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3D3985"/>
    <w:rPr>
      <w:b/>
      <w:bCs/>
      <w:sz w:val="20"/>
      <w:szCs w:val="20"/>
    </w:rPr>
  </w:style>
  <w:style w:type="table" w:styleId="Sombreadoclaro">
    <w:name w:val="Light Shading"/>
    <w:basedOn w:val="Tablanormal"/>
    <w:uiPriority w:val="60"/>
    <w:rsid w:val="00A33FBD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Cuadrculaclara">
    <w:name w:val="Light Grid"/>
    <w:basedOn w:val="Tablanormal"/>
    <w:uiPriority w:val="62"/>
    <w:rsid w:val="00A33FB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staclara">
    <w:name w:val="Light List"/>
    <w:basedOn w:val="Tablanormal"/>
    <w:uiPriority w:val="61"/>
    <w:rsid w:val="00BB2C7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5">
    <w:name w:val="Light List Accent 5"/>
    <w:basedOn w:val="Tablanormal"/>
    <w:uiPriority w:val="61"/>
    <w:rsid w:val="00BB2C7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53C4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C53C4"/>
    <w:pPr>
      <w:ind w:left="720"/>
      <w:contextualSpacing/>
    </w:pPr>
  </w:style>
  <w:style w:type="table" w:styleId="Tablaconcuadrcula">
    <w:name w:val="Table Grid"/>
    <w:basedOn w:val="Tablanormal"/>
    <w:uiPriority w:val="59"/>
    <w:rsid w:val="00FC53C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Refdecomentario">
    <w:name w:val="annotation reference"/>
    <w:basedOn w:val="Fuentedeprrafopredeter"/>
    <w:uiPriority w:val="99"/>
    <w:semiHidden/>
    <w:unhideWhenUsed/>
    <w:rsid w:val="00FC53C4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FC53C4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FC53C4"/>
    <w:rPr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C53C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C53C4"/>
    <w:rPr>
      <w:rFonts w:ascii="Tahoma" w:hAnsi="Tahoma" w:cs="Tahoma"/>
      <w:sz w:val="16"/>
      <w:szCs w:val="16"/>
    </w:rPr>
  </w:style>
  <w:style w:type="paragraph" w:styleId="Piedepgina">
    <w:name w:val="footer"/>
    <w:basedOn w:val="Normal"/>
    <w:link w:val="PiedepginaCar"/>
    <w:uiPriority w:val="99"/>
    <w:unhideWhenUsed/>
    <w:rsid w:val="00FA161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A1619"/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3D3985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3D3985"/>
    <w:rPr>
      <w:b/>
      <w:bCs/>
      <w:sz w:val="20"/>
      <w:szCs w:val="20"/>
    </w:rPr>
  </w:style>
  <w:style w:type="table" w:styleId="Sombreadoclaro">
    <w:name w:val="Light Shading"/>
    <w:basedOn w:val="Tablanormal"/>
    <w:uiPriority w:val="60"/>
    <w:rsid w:val="00A33FBD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Cuadrculaclara">
    <w:name w:val="Light Grid"/>
    <w:basedOn w:val="Tablanormal"/>
    <w:uiPriority w:val="62"/>
    <w:rsid w:val="00A33FB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818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48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35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25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81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02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69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42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32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357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397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90021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3270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590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58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4253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1780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52171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3789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089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01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0074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4556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50041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30944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6884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comments" Target="comments.xml"/><Relationship Id="rId12" Type="http://schemas.openxmlformats.org/officeDocument/2006/relationships/image" Target="media/image5.jpe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microsoft.com/office/2007/relationships/stylesWithEffects" Target="stylesWithEffect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18</Pages>
  <Words>2180</Words>
  <Characters>12428</Characters>
  <Application>Microsoft Office Word</Application>
  <DocSecurity>0</DocSecurity>
  <Lines>103</Lines>
  <Paragraphs>29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14579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ORTEGA, EMILIO (ICMDM)</dc:creator>
  <cp:lastModifiedBy>Jordi Real</cp:lastModifiedBy>
  <cp:revision>2</cp:revision>
  <dcterms:created xsi:type="dcterms:W3CDTF">2020-12-07T11:50:00Z</dcterms:created>
  <dcterms:modified xsi:type="dcterms:W3CDTF">2020-12-07T11:50:00Z</dcterms:modified>
</cp:coreProperties>
</file>